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E47C" w14:textId="77777777" w:rsidR="003F664A" w:rsidRPr="00AE454A" w:rsidRDefault="003F664A" w:rsidP="003F664A">
      <w:pPr>
        <w:pStyle w:val="Title"/>
        <w:spacing w:line="360" w:lineRule="auto"/>
        <w:rPr>
          <w:rFonts w:ascii="Cambria" w:hAnsi="Cambria" w:cs="Times New Roman"/>
          <w:sz w:val="20"/>
          <w:szCs w:val="20"/>
          <w:u w:val="single"/>
        </w:rPr>
      </w:pPr>
    </w:p>
    <w:p w14:paraId="60B4625B" w14:textId="77777777" w:rsidR="003F664A" w:rsidRPr="00AE454A" w:rsidRDefault="003F664A" w:rsidP="003F664A">
      <w:pPr>
        <w:pStyle w:val="Title"/>
        <w:spacing w:line="360" w:lineRule="auto"/>
        <w:rPr>
          <w:rFonts w:ascii="Cambria" w:hAnsi="Cambria" w:cs="Times New Roman"/>
          <w:sz w:val="20"/>
          <w:szCs w:val="20"/>
          <w:u w:val="single"/>
        </w:rPr>
      </w:pPr>
    </w:p>
    <w:p w14:paraId="032E19D3" w14:textId="77777777" w:rsidR="003F664A" w:rsidRPr="00AE454A" w:rsidRDefault="003F664A" w:rsidP="003F664A">
      <w:pPr>
        <w:pStyle w:val="Title"/>
        <w:spacing w:line="360" w:lineRule="auto"/>
        <w:rPr>
          <w:rFonts w:ascii="Cambria" w:hAnsi="Cambria" w:cs="Times New Roman"/>
          <w:sz w:val="20"/>
          <w:szCs w:val="20"/>
          <w:u w:val="single"/>
        </w:rPr>
      </w:pPr>
    </w:p>
    <w:p w14:paraId="1AA1622F" w14:textId="77777777" w:rsidR="003F664A" w:rsidRPr="00AE454A" w:rsidRDefault="003F664A" w:rsidP="003F664A">
      <w:pPr>
        <w:pStyle w:val="Title"/>
        <w:spacing w:line="360" w:lineRule="auto"/>
        <w:rPr>
          <w:rFonts w:ascii="Cambria" w:hAnsi="Cambria" w:cs="Times New Roman"/>
          <w:sz w:val="20"/>
          <w:szCs w:val="20"/>
          <w:u w:val="single"/>
        </w:rPr>
      </w:pPr>
    </w:p>
    <w:p w14:paraId="3C407733" w14:textId="77777777" w:rsidR="003F664A" w:rsidRPr="00AE454A" w:rsidRDefault="003F664A" w:rsidP="003F664A">
      <w:pPr>
        <w:pStyle w:val="Title"/>
        <w:spacing w:line="360" w:lineRule="auto"/>
        <w:rPr>
          <w:rFonts w:ascii="Cambria" w:hAnsi="Cambria" w:cs="Times New Roman"/>
          <w:sz w:val="20"/>
          <w:szCs w:val="20"/>
          <w:u w:val="single"/>
        </w:rPr>
      </w:pPr>
    </w:p>
    <w:p w14:paraId="1029AD02" w14:textId="77777777" w:rsidR="003F664A" w:rsidRPr="00AE454A" w:rsidRDefault="003F664A" w:rsidP="003F664A">
      <w:pPr>
        <w:pStyle w:val="Title"/>
        <w:spacing w:line="360" w:lineRule="auto"/>
        <w:rPr>
          <w:rFonts w:ascii="Cambria" w:hAnsi="Cambria" w:cs="Times New Roman"/>
          <w:sz w:val="20"/>
          <w:szCs w:val="20"/>
          <w:u w:val="single"/>
        </w:rPr>
      </w:pPr>
    </w:p>
    <w:p w14:paraId="29DED229" w14:textId="77777777" w:rsidR="003F664A" w:rsidRPr="00AE454A" w:rsidRDefault="003F664A" w:rsidP="003F664A">
      <w:pPr>
        <w:pStyle w:val="Title"/>
        <w:spacing w:line="360" w:lineRule="auto"/>
        <w:rPr>
          <w:rFonts w:ascii="Cambria" w:hAnsi="Cambria" w:cs="Times New Roman"/>
          <w:sz w:val="20"/>
          <w:szCs w:val="20"/>
          <w:u w:val="single"/>
        </w:rPr>
      </w:pPr>
    </w:p>
    <w:p w14:paraId="64313DB8" w14:textId="77777777" w:rsidR="003F664A" w:rsidRPr="00AE454A" w:rsidRDefault="003F664A" w:rsidP="003F664A">
      <w:pPr>
        <w:pStyle w:val="Title"/>
        <w:spacing w:line="360" w:lineRule="auto"/>
        <w:rPr>
          <w:rFonts w:ascii="Cambria" w:hAnsi="Cambria" w:cs="Times New Roman"/>
          <w:sz w:val="20"/>
          <w:szCs w:val="20"/>
          <w:u w:val="single"/>
        </w:rPr>
      </w:pPr>
    </w:p>
    <w:p w14:paraId="501998FB" w14:textId="77777777" w:rsidR="003F664A" w:rsidRPr="00AE454A" w:rsidRDefault="003F664A" w:rsidP="003F664A">
      <w:pPr>
        <w:pStyle w:val="Title"/>
        <w:spacing w:line="360" w:lineRule="auto"/>
        <w:rPr>
          <w:rFonts w:ascii="Cambria" w:hAnsi="Cambria" w:cs="Times New Roman"/>
          <w:sz w:val="20"/>
          <w:szCs w:val="20"/>
          <w:u w:val="single"/>
        </w:rPr>
      </w:pPr>
    </w:p>
    <w:p w14:paraId="010EA68F" w14:textId="77777777" w:rsidR="003F664A" w:rsidRPr="00AE454A" w:rsidRDefault="003F664A" w:rsidP="003F664A">
      <w:pPr>
        <w:pStyle w:val="Title"/>
        <w:spacing w:line="360" w:lineRule="auto"/>
        <w:rPr>
          <w:rFonts w:ascii="Cambria" w:hAnsi="Cambria" w:cs="Times New Roman"/>
          <w:sz w:val="20"/>
          <w:szCs w:val="20"/>
          <w:u w:val="single"/>
        </w:rPr>
      </w:pPr>
    </w:p>
    <w:p w14:paraId="2A187978" w14:textId="77777777" w:rsidR="003F664A" w:rsidRPr="00AE454A" w:rsidRDefault="003F664A" w:rsidP="003F664A">
      <w:pPr>
        <w:pStyle w:val="Title"/>
        <w:spacing w:line="360" w:lineRule="auto"/>
        <w:rPr>
          <w:rFonts w:ascii="Cambria" w:hAnsi="Cambria" w:cs="Times New Roman"/>
          <w:sz w:val="20"/>
          <w:szCs w:val="20"/>
          <w:u w:val="single"/>
        </w:rPr>
      </w:pPr>
    </w:p>
    <w:p w14:paraId="07F8A8F2" w14:textId="77777777" w:rsidR="003F664A" w:rsidRPr="00AE454A" w:rsidRDefault="003F664A" w:rsidP="003F664A">
      <w:pPr>
        <w:pStyle w:val="Title"/>
        <w:spacing w:line="360" w:lineRule="auto"/>
        <w:rPr>
          <w:rFonts w:ascii="Cambria" w:hAnsi="Cambria" w:cs="Times New Roman"/>
          <w:sz w:val="20"/>
          <w:szCs w:val="20"/>
          <w:u w:val="single"/>
        </w:rPr>
      </w:pPr>
    </w:p>
    <w:p w14:paraId="6975FB4E" w14:textId="77777777" w:rsidR="003F664A" w:rsidRPr="00AE454A" w:rsidRDefault="003F664A" w:rsidP="003F664A">
      <w:pPr>
        <w:pStyle w:val="Title"/>
        <w:spacing w:line="360" w:lineRule="auto"/>
        <w:rPr>
          <w:rFonts w:ascii="Cambria" w:hAnsi="Cambria" w:cs="Times New Roman"/>
          <w:sz w:val="20"/>
          <w:szCs w:val="20"/>
          <w:u w:val="single"/>
        </w:rPr>
      </w:pPr>
    </w:p>
    <w:p w14:paraId="6E36C80C" w14:textId="77777777" w:rsidR="003F664A" w:rsidRPr="00AE454A" w:rsidRDefault="003F664A" w:rsidP="003F664A">
      <w:pPr>
        <w:pStyle w:val="Title"/>
        <w:spacing w:line="360" w:lineRule="auto"/>
        <w:rPr>
          <w:rFonts w:ascii="Cambria" w:hAnsi="Cambria" w:cs="Times New Roman"/>
          <w:sz w:val="20"/>
          <w:szCs w:val="20"/>
          <w:u w:val="single"/>
        </w:rPr>
      </w:pPr>
    </w:p>
    <w:p w14:paraId="46A55B50" w14:textId="77777777" w:rsidR="003F664A" w:rsidRPr="00AE454A" w:rsidRDefault="003F664A" w:rsidP="003F664A">
      <w:pPr>
        <w:pStyle w:val="Title"/>
        <w:spacing w:line="360" w:lineRule="auto"/>
        <w:rPr>
          <w:rFonts w:ascii="Cambria" w:hAnsi="Cambria" w:cs="Times New Roman"/>
          <w:sz w:val="20"/>
          <w:szCs w:val="20"/>
          <w:u w:val="single"/>
        </w:rPr>
      </w:pPr>
    </w:p>
    <w:p w14:paraId="50ACD5B7" w14:textId="77777777" w:rsidR="003F664A" w:rsidRPr="00AE454A" w:rsidRDefault="003F664A" w:rsidP="003F664A">
      <w:pPr>
        <w:pStyle w:val="Title"/>
        <w:spacing w:line="360" w:lineRule="auto"/>
        <w:rPr>
          <w:rFonts w:ascii="Cambria" w:hAnsi="Cambria" w:cs="Times New Roman"/>
          <w:sz w:val="20"/>
          <w:szCs w:val="20"/>
          <w:u w:val="single"/>
        </w:rPr>
      </w:pPr>
    </w:p>
    <w:p w14:paraId="118FBC87" w14:textId="77777777" w:rsidR="003F664A" w:rsidRPr="00AE454A" w:rsidRDefault="003F664A" w:rsidP="003F664A">
      <w:pPr>
        <w:pStyle w:val="Title"/>
        <w:spacing w:line="360" w:lineRule="auto"/>
        <w:rPr>
          <w:rFonts w:ascii="Cambria" w:hAnsi="Cambria" w:cs="Times New Roman"/>
          <w:sz w:val="20"/>
          <w:szCs w:val="20"/>
          <w:u w:val="single"/>
        </w:rPr>
      </w:pPr>
    </w:p>
    <w:p w14:paraId="524041DC" w14:textId="77777777" w:rsidR="003F664A" w:rsidRPr="00AE454A" w:rsidRDefault="003F664A" w:rsidP="003F664A">
      <w:pPr>
        <w:pStyle w:val="Title"/>
        <w:spacing w:line="360" w:lineRule="auto"/>
        <w:rPr>
          <w:rFonts w:ascii="Cambria" w:hAnsi="Cambria" w:cs="Times New Roman"/>
          <w:sz w:val="20"/>
          <w:szCs w:val="20"/>
          <w:u w:val="single"/>
        </w:rPr>
      </w:pPr>
    </w:p>
    <w:p w14:paraId="062B8551" w14:textId="77777777" w:rsidR="003F664A" w:rsidRPr="00AE454A" w:rsidRDefault="003F664A" w:rsidP="003F664A">
      <w:pPr>
        <w:pStyle w:val="Title"/>
        <w:spacing w:line="360" w:lineRule="auto"/>
        <w:rPr>
          <w:rFonts w:ascii="Cambria" w:hAnsi="Cambria" w:cs="Times New Roman"/>
          <w:sz w:val="20"/>
          <w:szCs w:val="20"/>
          <w:u w:val="single"/>
        </w:rPr>
      </w:pPr>
    </w:p>
    <w:p w14:paraId="4EA63996" w14:textId="77777777" w:rsidR="003F664A" w:rsidRDefault="003F664A" w:rsidP="003F664A">
      <w:pPr>
        <w:pStyle w:val="Title"/>
        <w:spacing w:line="360" w:lineRule="auto"/>
        <w:rPr>
          <w:rFonts w:ascii="Cambria" w:hAnsi="Cambria" w:cs="Times New Roman"/>
          <w:sz w:val="20"/>
          <w:szCs w:val="20"/>
          <w:u w:val="single"/>
        </w:rPr>
      </w:pPr>
    </w:p>
    <w:p w14:paraId="59FBFC11" w14:textId="77777777" w:rsidR="003F664A" w:rsidRDefault="003F664A" w:rsidP="003F664A">
      <w:pPr>
        <w:pStyle w:val="Title"/>
        <w:spacing w:line="360" w:lineRule="auto"/>
        <w:rPr>
          <w:rFonts w:ascii="Cambria" w:hAnsi="Cambria" w:cs="Times New Roman"/>
          <w:sz w:val="20"/>
          <w:szCs w:val="20"/>
          <w:u w:val="single"/>
        </w:rPr>
      </w:pPr>
    </w:p>
    <w:p w14:paraId="33020A71" w14:textId="77777777" w:rsidR="003F664A" w:rsidRDefault="003F664A" w:rsidP="003F664A">
      <w:pPr>
        <w:pStyle w:val="Title"/>
        <w:spacing w:line="360" w:lineRule="auto"/>
        <w:rPr>
          <w:rFonts w:ascii="Cambria" w:hAnsi="Cambria" w:cs="Times New Roman"/>
          <w:sz w:val="20"/>
          <w:szCs w:val="20"/>
          <w:u w:val="single"/>
        </w:rPr>
      </w:pPr>
    </w:p>
    <w:p w14:paraId="70576AF6" w14:textId="77777777" w:rsidR="003F664A" w:rsidRDefault="003F664A" w:rsidP="003F664A">
      <w:pPr>
        <w:pStyle w:val="Title"/>
        <w:spacing w:line="360" w:lineRule="auto"/>
        <w:rPr>
          <w:rFonts w:ascii="Cambria" w:hAnsi="Cambria" w:cs="Times New Roman"/>
          <w:sz w:val="20"/>
          <w:szCs w:val="20"/>
          <w:u w:val="single"/>
        </w:rPr>
      </w:pPr>
    </w:p>
    <w:p w14:paraId="64AF5E5E" w14:textId="77777777" w:rsidR="003F664A" w:rsidRDefault="003F664A" w:rsidP="003F664A">
      <w:pPr>
        <w:pStyle w:val="Title"/>
        <w:spacing w:line="360" w:lineRule="auto"/>
        <w:rPr>
          <w:rFonts w:ascii="Cambria" w:hAnsi="Cambria" w:cs="Times New Roman"/>
          <w:sz w:val="20"/>
          <w:szCs w:val="20"/>
          <w:u w:val="single"/>
        </w:rPr>
      </w:pPr>
    </w:p>
    <w:p w14:paraId="36C437DB" w14:textId="77777777" w:rsidR="003F664A" w:rsidRDefault="003F664A" w:rsidP="003F664A">
      <w:pPr>
        <w:pStyle w:val="Title"/>
        <w:spacing w:line="360" w:lineRule="auto"/>
        <w:rPr>
          <w:rFonts w:ascii="Cambria" w:hAnsi="Cambria" w:cs="Times New Roman"/>
          <w:sz w:val="20"/>
          <w:szCs w:val="20"/>
          <w:u w:val="single"/>
        </w:rPr>
      </w:pPr>
    </w:p>
    <w:p w14:paraId="209FA221" w14:textId="77777777" w:rsidR="003F664A" w:rsidRDefault="003F664A" w:rsidP="003F664A">
      <w:pPr>
        <w:pStyle w:val="Title"/>
        <w:spacing w:line="360" w:lineRule="auto"/>
        <w:rPr>
          <w:rFonts w:ascii="Cambria" w:hAnsi="Cambria" w:cs="Times New Roman"/>
          <w:sz w:val="20"/>
          <w:szCs w:val="20"/>
          <w:u w:val="single"/>
        </w:rPr>
      </w:pPr>
    </w:p>
    <w:p w14:paraId="271B901A" w14:textId="77777777" w:rsidR="003F664A" w:rsidRDefault="003F664A" w:rsidP="003F664A">
      <w:pPr>
        <w:pStyle w:val="Title"/>
        <w:spacing w:line="360" w:lineRule="auto"/>
        <w:rPr>
          <w:rFonts w:ascii="Cambria" w:hAnsi="Cambria" w:cs="Times New Roman"/>
          <w:sz w:val="20"/>
          <w:szCs w:val="20"/>
          <w:u w:val="single"/>
        </w:rPr>
      </w:pPr>
    </w:p>
    <w:p w14:paraId="6773ED31" w14:textId="77777777" w:rsidR="003F664A" w:rsidRDefault="003F664A" w:rsidP="003F664A">
      <w:pPr>
        <w:pStyle w:val="Title"/>
        <w:spacing w:line="360" w:lineRule="auto"/>
        <w:rPr>
          <w:rFonts w:ascii="Cambria" w:hAnsi="Cambria" w:cs="Times New Roman"/>
          <w:sz w:val="20"/>
          <w:szCs w:val="20"/>
          <w:u w:val="single"/>
        </w:rPr>
      </w:pPr>
    </w:p>
    <w:p w14:paraId="655F5008" w14:textId="77777777" w:rsidR="003F664A" w:rsidRPr="00AE454A" w:rsidRDefault="003F664A" w:rsidP="003F664A">
      <w:pPr>
        <w:pStyle w:val="Title"/>
        <w:spacing w:line="360" w:lineRule="auto"/>
        <w:rPr>
          <w:rFonts w:ascii="Cambria" w:hAnsi="Cambria" w:cs="Times New Roman"/>
          <w:sz w:val="20"/>
          <w:szCs w:val="20"/>
          <w:u w:val="single"/>
        </w:rPr>
      </w:pPr>
    </w:p>
    <w:p w14:paraId="148E3DF1" w14:textId="77777777" w:rsidR="003F664A" w:rsidRPr="00AE454A" w:rsidRDefault="003F664A" w:rsidP="003F664A">
      <w:pPr>
        <w:pStyle w:val="Title"/>
        <w:spacing w:line="360" w:lineRule="auto"/>
        <w:rPr>
          <w:rFonts w:ascii="Cambria" w:hAnsi="Cambria" w:cs="Times New Roman"/>
          <w:sz w:val="20"/>
          <w:szCs w:val="20"/>
          <w:u w:val="single"/>
        </w:rPr>
      </w:pPr>
    </w:p>
    <w:p w14:paraId="2FEB03C5" w14:textId="77777777" w:rsidR="003F664A" w:rsidRPr="00DC59CD" w:rsidRDefault="003F664A" w:rsidP="003F664A">
      <w:pPr>
        <w:pStyle w:val="Title"/>
        <w:spacing w:line="180" w:lineRule="exact"/>
        <w:rPr>
          <w:rFonts w:ascii="Cambria" w:hAnsi="Cambria" w:cs="Times New Roman"/>
          <w:sz w:val="20"/>
          <w:szCs w:val="20"/>
          <w:u w:val="single"/>
        </w:rPr>
      </w:pPr>
      <w:r w:rsidRPr="00DC59CD">
        <w:rPr>
          <w:rFonts w:ascii="Cambria" w:hAnsi="Cambria" w:cs="Times New Roman"/>
          <w:sz w:val="20"/>
          <w:szCs w:val="20"/>
          <w:u w:val="single"/>
        </w:rPr>
        <w:t>EMPLOYEE AGREEMENT</w:t>
      </w:r>
    </w:p>
    <w:p w14:paraId="65FC5F67" w14:textId="77777777" w:rsidR="003F664A" w:rsidRPr="00DC59CD" w:rsidRDefault="003F664A" w:rsidP="003F664A">
      <w:pPr>
        <w:pStyle w:val="Title"/>
        <w:spacing w:line="180" w:lineRule="exact"/>
        <w:rPr>
          <w:rFonts w:ascii="Cambria" w:hAnsi="Cambria" w:cs="Times New Roman"/>
          <w:b/>
          <w:sz w:val="20"/>
          <w:szCs w:val="20"/>
        </w:rPr>
      </w:pPr>
    </w:p>
    <w:p w14:paraId="1DE4CD29" w14:textId="74B1090A" w:rsidR="003F664A" w:rsidRPr="00DC59CD" w:rsidRDefault="003F664A" w:rsidP="003F664A">
      <w:pPr>
        <w:pStyle w:val="Title"/>
        <w:spacing w:line="180" w:lineRule="exact"/>
        <w:jc w:val="both"/>
        <w:rPr>
          <w:rFonts w:ascii="Cambria" w:hAnsi="Cambria" w:cs="Times New Roman"/>
          <w:sz w:val="20"/>
          <w:szCs w:val="20"/>
        </w:rPr>
      </w:pPr>
      <w:r w:rsidRPr="00DC59CD">
        <w:rPr>
          <w:rFonts w:ascii="Cambria" w:hAnsi="Cambria" w:cs="Times New Roman"/>
          <w:sz w:val="20"/>
          <w:szCs w:val="20"/>
        </w:rPr>
        <w:t xml:space="preserve">THIS EMPLOYEE AGREEMENT (“this Agreement”) is made and executed at Pune on this </w:t>
      </w:r>
      <w:ins w:id="0" w:author="Nilkanth Nikam" w:date="2021-03-23T18:12:00Z">
        <w:r w:rsidR="00950197" w:rsidRPr="00950197">
          <w:rPr>
            <w:rFonts w:ascii="Cambria" w:hAnsi="Cambria" w:cs="Times New Roman"/>
            <w:b/>
            <w:sz w:val="20"/>
            <w:szCs w:val="20"/>
          </w:rPr>
          <w:fldChar w:fldCharType="begin"/>
        </w:r>
        <w:r w:rsidR="00950197" w:rsidRPr="00B650DA">
          <w:rPr>
            <w:rFonts w:ascii="Cambria" w:hAnsi="Cambria" w:cs="Times New Roman"/>
            <w:b/>
            <w:sz w:val="20"/>
            <w:szCs w:val="20"/>
            <w:rPrChange w:id="1" w:author="Nilkanth Nikam" w:date="2021-03-23T18:12:00Z">
              <w:rPr>
                <w:rFonts w:ascii="Cambria" w:hAnsi="Cambria" w:cs="Times New Roman"/>
                <w:b/>
                <w:sz w:val="20"/>
                <w:szCs w:val="20"/>
              </w:rPr>
            </w:rPrChange>
          </w:rPr>
          <w:instrText xml:space="preserve"> MERGEFIELD  LetterDate </w:instrText>
        </w:r>
      </w:ins>
      <w:r w:rsidR="00950197" w:rsidRPr="00B650DA">
        <w:rPr>
          <w:rFonts w:ascii="Cambria" w:hAnsi="Cambria" w:cs="Times New Roman"/>
          <w:b/>
          <w:sz w:val="20"/>
          <w:szCs w:val="20"/>
          <w:rPrChange w:id="2" w:author="Nilkanth Nikam" w:date="2021-03-23T18:12:00Z">
            <w:rPr>
              <w:rFonts w:ascii="Cambria" w:hAnsi="Cambria" w:cs="Times New Roman"/>
              <w:b/>
              <w:sz w:val="20"/>
              <w:szCs w:val="20"/>
            </w:rPr>
          </w:rPrChange>
        </w:rPr>
        <w:fldChar w:fldCharType="separate"/>
      </w:r>
      <w:ins w:id="3" w:author="Nilkanth Nikam" w:date="2021-03-23T18:12:00Z">
        <w:r w:rsidR="00950197" w:rsidRPr="00B650DA">
          <w:rPr>
            <w:rFonts w:ascii="Cambria" w:hAnsi="Cambria" w:cs="Times New Roman"/>
            <w:b/>
            <w:noProof/>
            <w:sz w:val="20"/>
            <w:szCs w:val="20"/>
            <w:rPrChange w:id="4" w:author="Nilkanth Nikam" w:date="2021-03-23T18:12:00Z">
              <w:rPr>
                <w:rFonts w:ascii="Cambria" w:hAnsi="Cambria" w:cs="Times New Roman"/>
                <w:b/>
                <w:noProof/>
                <w:sz w:val="20"/>
                <w:szCs w:val="20"/>
              </w:rPr>
            </w:rPrChange>
          </w:rPr>
          <w:t>«LetterDate»</w:t>
        </w:r>
        <w:r w:rsidR="00950197" w:rsidRPr="00B650DA">
          <w:rPr>
            <w:rFonts w:ascii="Cambria" w:hAnsi="Cambria" w:cs="Times New Roman"/>
            <w:b/>
            <w:sz w:val="20"/>
            <w:szCs w:val="20"/>
            <w:rPrChange w:id="5" w:author="Nilkanth Nikam" w:date="2021-03-23T18:12:00Z">
              <w:rPr>
                <w:rFonts w:ascii="Cambria" w:hAnsi="Cambria" w:cs="Times New Roman"/>
                <w:b/>
                <w:sz w:val="20"/>
                <w:szCs w:val="20"/>
              </w:rPr>
            </w:rPrChange>
          </w:rPr>
          <w:fldChar w:fldCharType="end"/>
        </w:r>
      </w:ins>
      <w:r w:rsidRPr="00DC59CD">
        <w:rPr>
          <w:rFonts w:ascii="Cambria" w:hAnsi="Cambria" w:cs="Times New Roman"/>
          <w:sz w:val="20"/>
          <w:szCs w:val="20"/>
        </w:rPr>
        <w:t>.</w:t>
      </w:r>
    </w:p>
    <w:p w14:paraId="6D9F5018" w14:textId="77777777" w:rsidR="003F664A" w:rsidRPr="00DC59CD" w:rsidRDefault="003F664A" w:rsidP="003F664A">
      <w:pPr>
        <w:pStyle w:val="Title"/>
        <w:spacing w:line="180" w:lineRule="exact"/>
        <w:rPr>
          <w:rFonts w:ascii="Cambria" w:hAnsi="Cambria" w:cs="Times New Roman"/>
          <w:b/>
          <w:sz w:val="20"/>
          <w:szCs w:val="20"/>
        </w:rPr>
      </w:pPr>
    </w:p>
    <w:p w14:paraId="13D09D63" w14:textId="77777777" w:rsidR="003F664A" w:rsidRPr="00DC59CD" w:rsidRDefault="003F664A" w:rsidP="003F664A">
      <w:pPr>
        <w:pStyle w:val="Title"/>
        <w:spacing w:line="180" w:lineRule="exact"/>
        <w:rPr>
          <w:rFonts w:ascii="Cambria" w:hAnsi="Cambria" w:cs="Times New Roman"/>
          <w:sz w:val="20"/>
          <w:szCs w:val="20"/>
        </w:rPr>
      </w:pPr>
      <w:r w:rsidRPr="00DC59CD">
        <w:rPr>
          <w:rFonts w:ascii="Cambria" w:hAnsi="Cambria" w:cs="Times New Roman"/>
          <w:sz w:val="20"/>
          <w:szCs w:val="20"/>
        </w:rPr>
        <w:t>BETWEEN</w:t>
      </w:r>
    </w:p>
    <w:p w14:paraId="45328B66" w14:textId="77777777" w:rsidR="003F664A" w:rsidRPr="00DC59CD" w:rsidRDefault="003F664A" w:rsidP="003F664A">
      <w:pPr>
        <w:spacing w:line="180" w:lineRule="exact"/>
        <w:rPr>
          <w:rFonts w:ascii="Cambria" w:hAnsi="Cambria"/>
          <w:b/>
          <w:sz w:val="20"/>
          <w:szCs w:val="20"/>
        </w:rPr>
      </w:pPr>
    </w:p>
    <w:p w14:paraId="3F1A96E1" w14:textId="48FC7EE2" w:rsidR="003F664A" w:rsidRPr="00DC59CD" w:rsidRDefault="003F664A" w:rsidP="003F664A">
      <w:pPr>
        <w:spacing w:line="180" w:lineRule="exact"/>
        <w:rPr>
          <w:rFonts w:ascii="Cambria" w:hAnsi="Cambria"/>
          <w:b/>
          <w:sz w:val="20"/>
          <w:szCs w:val="20"/>
        </w:rPr>
      </w:pPr>
      <w:r w:rsidRPr="00DC59CD">
        <w:rPr>
          <w:rFonts w:ascii="Cambria" w:hAnsi="Cambria"/>
          <w:b/>
          <w:sz w:val="20"/>
          <w:szCs w:val="20"/>
        </w:rPr>
        <w:t xml:space="preserve">M/s </w:t>
      </w:r>
      <w:ins w:id="6" w:author="Nilkanth Nikam" w:date="2021-03-23T18:17:00Z">
        <w:r w:rsidR="00950197">
          <w:rPr>
            <w:rFonts w:ascii="Cambria" w:hAnsi="Cambria"/>
            <w:b/>
            <w:sz w:val="20"/>
            <w:szCs w:val="20"/>
          </w:rPr>
          <w:fldChar w:fldCharType="begin"/>
        </w:r>
        <w:r w:rsidR="00950197">
          <w:rPr>
            <w:rFonts w:ascii="Cambria" w:hAnsi="Cambria"/>
            <w:b/>
            <w:sz w:val="20"/>
            <w:szCs w:val="20"/>
          </w:rPr>
          <w:instrText xml:space="preserve"> MERGEFIELD  CompanyName </w:instrText>
        </w:r>
      </w:ins>
      <w:r w:rsidR="00950197">
        <w:rPr>
          <w:rFonts w:ascii="Cambria" w:hAnsi="Cambria"/>
          <w:b/>
          <w:sz w:val="20"/>
          <w:szCs w:val="20"/>
        </w:rPr>
        <w:fldChar w:fldCharType="separate"/>
      </w:r>
      <w:ins w:id="7" w:author="Nilkanth Nikam" w:date="2021-03-23T18:17:00Z">
        <w:r w:rsidR="00950197">
          <w:rPr>
            <w:rFonts w:ascii="Cambria" w:hAnsi="Cambria"/>
            <w:b/>
            <w:noProof/>
            <w:sz w:val="20"/>
            <w:szCs w:val="20"/>
          </w:rPr>
          <w:t>«CompanyName»</w:t>
        </w:r>
        <w:r w:rsidR="00950197">
          <w:rPr>
            <w:rFonts w:ascii="Cambria" w:hAnsi="Cambria"/>
            <w:b/>
            <w:sz w:val="20"/>
            <w:szCs w:val="20"/>
          </w:rPr>
          <w:fldChar w:fldCharType="end"/>
        </w:r>
      </w:ins>
    </w:p>
    <w:p w14:paraId="7A1B12DF" w14:textId="77777777" w:rsidR="003F664A" w:rsidRPr="00DC59CD" w:rsidRDefault="003F664A" w:rsidP="003F664A">
      <w:pPr>
        <w:spacing w:line="180" w:lineRule="exact"/>
        <w:rPr>
          <w:rFonts w:ascii="Cambria" w:hAnsi="Cambria"/>
          <w:sz w:val="20"/>
          <w:szCs w:val="20"/>
        </w:rPr>
      </w:pPr>
      <w:r w:rsidRPr="00DC59CD">
        <w:rPr>
          <w:rFonts w:ascii="Cambria" w:hAnsi="Cambria"/>
          <w:sz w:val="20"/>
          <w:szCs w:val="20"/>
        </w:rPr>
        <w:t xml:space="preserve">A Company incorporated </w:t>
      </w:r>
    </w:p>
    <w:p w14:paraId="7BAFECBE" w14:textId="77777777" w:rsidR="003F664A" w:rsidRPr="00DC59CD" w:rsidRDefault="003F664A" w:rsidP="003F664A">
      <w:pPr>
        <w:spacing w:line="180" w:lineRule="exact"/>
        <w:rPr>
          <w:rFonts w:ascii="Cambria" w:hAnsi="Cambria"/>
          <w:sz w:val="20"/>
          <w:szCs w:val="20"/>
        </w:rPr>
      </w:pPr>
      <w:r w:rsidRPr="00DC59CD">
        <w:rPr>
          <w:rFonts w:ascii="Cambria" w:hAnsi="Cambria"/>
          <w:sz w:val="20"/>
          <w:szCs w:val="20"/>
        </w:rPr>
        <w:t xml:space="preserve">under the Companies Act, 1956 and </w:t>
      </w:r>
    </w:p>
    <w:p w14:paraId="271A3F6B" w14:textId="77777777" w:rsidR="003F664A" w:rsidRPr="00DC59CD" w:rsidRDefault="003F664A" w:rsidP="003F664A">
      <w:pPr>
        <w:spacing w:line="180" w:lineRule="exact"/>
        <w:rPr>
          <w:rFonts w:ascii="Cambria" w:hAnsi="Cambria"/>
          <w:sz w:val="20"/>
          <w:szCs w:val="20"/>
        </w:rPr>
      </w:pPr>
      <w:r w:rsidRPr="00DC59CD">
        <w:rPr>
          <w:rFonts w:ascii="Cambria" w:hAnsi="Cambria"/>
          <w:sz w:val="20"/>
          <w:szCs w:val="20"/>
        </w:rPr>
        <w:t xml:space="preserve">having its registered office at </w:t>
      </w:r>
    </w:p>
    <w:p w14:paraId="34FFB23B" w14:textId="77777777" w:rsidR="003F664A" w:rsidRPr="00DC59CD" w:rsidRDefault="003F664A" w:rsidP="003F664A">
      <w:pPr>
        <w:spacing w:line="180" w:lineRule="exact"/>
        <w:rPr>
          <w:rFonts w:ascii="Cambria" w:hAnsi="Cambria"/>
          <w:sz w:val="20"/>
          <w:szCs w:val="20"/>
        </w:rPr>
      </w:pPr>
    </w:p>
    <w:p w14:paraId="50654A6A" w14:textId="77777777" w:rsidR="003F664A" w:rsidRPr="00DC59CD" w:rsidRDefault="003F664A" w:rsidP="003F664A">
      <w:pPr>
        <w:spacing w:line="180" w:lineRule="exact"/>
        <w:rPr>
          <w:rFonts w:ascii="Cambria" w:hAnsi="Cambria"/>
          <w:sz w:val="20"/>
          <w:szCs w:val="20"/>
        </w:rPr>
      </w:pPr>
      <w:r w:rsidRPr="00DC59CD">
        <w:rPr>
          <w:rFonts w:ascii="Cambria" w:hAnsi="Cambria"/>
          <w:sz w:val="20"/>
          <w:szCs w:val="20"/>
        </w:rPr>
        <w:t>S. No 176, AJ Tower, 2</w:t>
      </w:r>
      <w:r w:rsidRPr="00DC59CD">
        <w:rPr>
          <w:rFonts w:ascii="Cambria" w:hAnsi="Cambria"/>
          <w:sz w:val="20"/>
          <w:szCs w:val="20"/>
          <w:vertAlign w:val="superscript"/>
        </w:rPr>
        <w:t>nd</w:t>
      </w:r>
      <w:r w:rsidRPr="00DC59CD">
        <w:rPr>
          <w:rFonts w:ascii="Cambria" w:hAnsi="Cambria"/>
          <w:sz w:val="20"/>
          <w:szCs w:val="20"/>
        </w:rPr>
        <w:t xml:space="preserve"> FL., </w:t>
      </w:r>
      <w:r w:rsidRPr="00DC59CD">
        <w:rPr>
          <w:rFonts w:ascii="Cambria" w:hAnsi="Cambria"/>
          <w:bCs/>
          <w:sz w:val="20"/>
          <w:szCs w:val="20"/>
        </w:rPr>
        <w:t>Near Indian Overseas Bank</w:t>
      </w:r>
      <w:r w:rsidRPr="00DC59CD">
        <w:rPr>
          <w:rFonts w:ascii="Cambria" w:hAnsi="Cambria"/>
          <w:sz w:val="20"/>
          <w:szCs w:val="20"/>
        </w:rPr>
        <w:t>,</w:t>
      </w:r>
    </w:p>
    <w:p w14:paraId="58E49B33" w14:textId="77777777" w:rsidR="003F664A" w:rsidRPr="00DC59CD" w:rsidRDefault="003F664A" w:rsidP="003F664A">
      <w:pPr>
        <w:spacing w:line="180" w:lineRule="exact"/>
        <w:rPr>
          <w:rFonts w:ascii="Cambria" w:hAnsi="Cambria"/>
          <w:sz w:val="20"/>
          <w:szCs w:val="20"/>
        </w:rPr>
      </w:pPr>
      <w:r w:rsidRPr="00DC59CD">
        <w:rPr>
          <w:rFonts w:ascii="Cambria" w:hAnsi="Cambria"/>
          <w:sz w:val="20"/>
          <w:szCs w:val="20"/>
        </w:rPr>
        <w:t xml:space="preserve">Dahanukar Colony, Kothrud, </w:t>
      </w:r>
    </w:p>
    <w:p w14:paraId="5522D36F" w14:textId="77777777" w:rsidR="003F664A" w:rsidRPr="00DC59CD" w:rsidRDefault="003F664A" w:rsidP="003F664A">
      <w:pPr>
        <w:spacing w:line="180" w:lineRule="exact"/>
        <w:rPr>
          <w:rFonts w:ascii="Cambria" w:hAnsi="Cambria"/>
          <w:sz w:val="20"/>
          <w:szCs w:val="20"/>
        </w:rPr>
      </w:pPr>
      <w:r w:rsidRPr="00DC59CD">
        <w:rPr>
          <w:rFonts w:ascii="Cambria" w:hAnsi="Cambria"/>
          <w:sz w:val="20"/>
          <w:szCs w:val="20"/>
        </w:rPr>
        <w:t>Pune, 411038. Maharashtra, India</w:t>
      </w:r>
    </w:p>
    <w:p w14:paraId="34163659" w14:textId="77777777" w:rsidR="003F664A" w:rsidRPr="00DC59CD" w:rsidRDefault="003F664A" w:rsidP="003F664A">
      <w:pPr>
        <w:spacing w:line="180" w:lineRule="exact"/>
        <w:rPr>
          <w:rFonts w:ascii="Cambria" w:hAnsi="Cambria" w:cs="Arial"/>
          <w:sz w:val="20"/>
          <w:szCs w:val="20"/>
        </w:rPr>
      </w:pPr>
      <w:r w:rsidRPr="00DC59CD">
        <w:rPr>
          <w:rFonts w:ascii="Cambria" w:hAnsi="Cambria"/>
          <w:sz w:val="20"/>
          <w:szCs w:val="20"/>
        </w:rPr>
        <w:t xml:space="preserve">Through its authorized representative </w:t>
      </w:r>
      <w:r>
        <w:rPr>
          <w:rFonts w:ascii="Cambria" w:hAnsi="Cambria" w:cs="Arial"/>
          <w:sz w:val="20"/>
          <w:szCs w:val="20"/>
        </w:rPr>
        <w:t xml:space="preserve">Mr. Sagar </w:t>
      </w:r>
      <w:proofErr w:type="spellStart"/>
      <w:r>
        <w:rPr>
          <w:rFonts w:ascii="Cambria" w:hAnsi="Cambria" w:cs="Arial"/>
          <w:sz w:val="20"/>
          <w:szCs w:val="20"/>
        </w:rPr>
        <w:t>Kenkar</w:t>
      </w:r>
      <w:proofErr w:type="spellEnd"/>
    </w:p>
    <w:p w14:paraId="532FB2D2" w14:textId="77777777" w:rsidR="003F664A" w:rsidRPr="00DC59CD" w:rsidRDefault="003F664A" w:rsidP="003F664A">
      <w:pPr>
        <w:spacing w:line="180" w:lineRule="exact"/>
        <w:rPr>
          <w:rFonts w:ascii="Cambria" w:hAnsi="Cambria"/>
          <w:sz w:val="20"/>
          <w:szCs w:val="20"/>
        </w:rPr>
      </w:pPr>
    </w:p>
    <w:p w14:paraId="67EC0EDC" w14:textId="77777777" w:rsidR="003F664A" w:rsidRPr="00DC59CD" w:rsidRDefault="003F664A" w:rsidP="003F664A">
      <w:pPr>
        <w:pStyle w:val="Title"/>
        <w:spacing w:line="180" w:lineRule="exact"/>
        <w:jc w:val="right"/>
        <w:rPr>
          <w:rFonts w:ascii="Cambria" w:hAnsi="Cambria" w:cs="Times New Roman"/>
          <w:sz w:val="20"/>
          <w:szCs w:val="20"/>
        </w:rPr>
      </w:pPr>
      <w:r w:rsidRPr="00DC59CD">
        <w:rPr>
          <w:rFonts w:ascii="Cambria" w:hAnsi="Cambria" w:cs="Times New Roman"/>
          <w:sz w:val="20"/>
          <w:szCs w:val="20"/>
        </w:rPr>
        <w:t>PARTY OF THE FIRST PART</w:t>
      </w:r>
    </w:p>
    <w:p w14:paraId="6602EF54"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lastRenderedPageBreak/>
        <w:t xml:space="preserve">Hereinafter for the sake of brevity referred to as “the </w:t>
      </w:r>
      <w:r>
        <w:rPr>
          <w:rFonts w:ascii="Cambria" w:hAnsi="Cambria" w:cs="Times New Roman"/>
          <w:sz w:val="20"/>
          <w:szCs w:val="20"/>
        </w:rPr>
        <w:t>C</w:t>
      </w:r>
      <w:r w:rsidRPr="00DC59CD">
        <w:rPr>
          <w:rFonts w:ascii="Cambria" w:hAnsi="Cambria" w:cs="Times New Roman"/>
          <w:sz w:val="20"/>
          <w:szCs w:val="20"/>
        </w:rPr>
        <w:t>ompany” (which expression shall unless it be repugnant to the context or meaning thereof be deemed to include</w:t>
      </w:r>
      <w:r>
        <w:rPr>
          <w:rFonts w:ascii="Cambria" w:hAnsi="Cambria" w:cs="Times New Roman"/>
          <w:sz w:val="20"/>
          <w:szCs w:val="20"/>
        </w:rPr>
        <w:t xml:space="preserve"> its</w:t>
      </w:r>
      <w:r w:rsidRPr="00DC59CD">
        <w:rPr>
          <w:rFonts w:ascii="Cambria" w:hAnsi="Cambria" w:cs="Times New Roman"/>
          <w:sz w:val="20"/>
          <w:szCs w:val="20"/>
        </w:rPr>
        <w:t xml:space="preserve"> successors-in-title, assigns, subsidiaries/sister concerns as listed in Appendix A)</w:t>
      </w:r>
    </w:p>
    <w:p w14:paraId="19A44874" w14:textId="77777777" w:rsidR="003F664A" w:rsidRPr="00DC59CD" w:rsidRDefault="003F664A" w:rsidP="003F664A">
      <w:pPr>
        <w:pStyle w:val="Title"/>
        <w:spacing w:line="360" w:lineRule="auto"/>
        <w:rPr>
          <w:rFonts w:ascii="Cambria" w:hAnsi="Cambria" w:cs="Times New Roman"/>
          <w:b/>
          <w:sz w:val="20"/>
          <w:szCs w:val="20"/>
        </w:rPr>
      </w:pPr>
    </w:p>
    <w:p w14:paraId="4E7C42F0" w14:textId="77777777" w:rsidR="003F664A" w:rsidRPr="00DC59CD" w:rsidRDefault="003F664A" w:rsidP="003F664A">
      <w:pPr>
        <w:pStyle w:val="Title"/>
        <w:spacing w:line="360" w:lineRule="auto"/>
        <w:rPr>
          <w:rFonts w:ascii="Cambria" w:hAnsi="Cambria" w:cs="Times New Roman"/>
          <w:b/>
          <w:sz w:val="20"/>
          <w:szCs w:val="20"/>
        </w:rPr>
      </w:pP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t xml:space="preserve">    AND</w:t>
      </w:r>
    </w:p>
    <w:p w14:paraId="220E4D46" w14:textId="77777777" w:rsidR="00950197" w:rsidRPr="00DC59CD" w:rsidRDefault="003F664A" w:rsidP="00950197">
      <w:pPr>
        <w:pStyle w:val="Title"/>
        <w:spacing w:line="360" w:lineRule="auto"/>
        <w:rPr>
          <w:rFonts w:ascii="Cambria" w:hAnsi="Cambria" w:cs="Times New Roman"/>
          <w:sz w:val="20"/>
          <w:szCs w:val="20"/>
        </w:rPr>
      </w:pPr>
      <w:ins w:id="8" w:author="Nilkanth Nikam" w:date="2021-03-23T18:18:00Z">
        <w:r>
          <w:rPr>
            <w:rFonts w:ascii="Cambria" w:hAnsi="Cambria" w:cs="Times New Roman"/>
            <w:sz w:val="20"/>
            <w:szCs w:val="20"/>
          </w:rPr>
          <w:fldChar w:fldCharType="begin"/>
        </w:r>
        <w:r>
          <w:rPr>
            <w:rFonts w:ascii="Cambria" w:hAnsi="Cambria" w:cs="Times New Roman"/>
            <w:sz w:val="20"/>
            <w:szCs w:val="20"/>
          </w:rPr>
          <w:instrText xml:space="preserve"> MERGEFIELD  EmployeeName </w:instrText>
        </w:r>
      </w:ins>
      <w:r>
        <w:rPr>
          <w:rFonts w:ascii="Cambria" w:hAnsi="Cambria" w:cs="Times New Roman"/>
          <w:sz w:val="20"/>
          <w:szCs w:val="20"/>
        </w:rPr>
        <w:fldChar w:fldCharType="separate"/>
      </w:r>
      <w:ins w:id="9" w:author="Nilkanth Nikam" w:date="2021-03-23T18:18:00Z">
        <w:r w:rsidR="00950197">
          <w:rPr>
            <w:rFonts w:ascii="Cambria" w:hAnsi="Cambria" w:cs="Times New Roman"/>
            <w:sz w:val="20"/>
            <w:szCs w:val="20"/>
          </w:rPr>
          <w:fldChar w:fldCharType="begin"/>
        </w:r>
        <w:r w:rsidR="00950197">
          <w:rPr>
            <w:rFonts w:ascii="Cambria" w:hAnsi="Cambria" w:cs="Times New Roman"/>
            <w:sz w:val="20"/>
            <w:szCs w:val="20"/>
          </w:rPr>
          <w:instrText xml:space="preserve"> MERGEFIELD  EmployeeName </w:instrText>
        </w:r>
      </w:ins>
      <w:r w:rsidR="00950197">
        <w:rPr>
          <w:rFonts w:ascii="Cambria" w:hAnsi="Cambria" w:cs="Times New Roman"/>
          <w:sz w:val="20"/>
          <w:szCs w:val="20"/>
        </w:rPr>
        <w:fldChar w:fldCharType="separate"/>
      </w:r>
      <w:ins w:id="10" w:author="Nilkanth Nikam" w:date="2021-03-23T18:18:00Z">
        <w:r w:rsidR="00950197">
          <w:rPr>
            <w:rFonts w:ascii="Cambria" w:hAnsi="Cambria" w:cs="Times New Roman"/>
            <w:noProof/>
            <w:sz w:val="20"/>
            <w:szCs w:val="20"/>
          </w:rPr>
          <w:t>«EmployeeName»</w:t>
        </w:r>
        <w:r w:rsidR="00950197">
          <w:rPr>
            <w:rFonts w:ascii="Cambria" w:hAnsi="Cambria" w:cs="Times New Roman"/>
            <w:sz w:val="20"/>
            <w:szCs w:val="20"/>
          </w:rPr>
          <w:fldChar w:fldCharType="end"/>
        </w:r>
      </w:ins>
    </w:p>
    <w:p w14:paraId="5347F22A" w14:textId="3C5885BA" w:rsidR="003F664A" w:rsidRPr="00DC59CD" w:rsidRDefault="003F664A" w:rsidP="003F664A">
      <w:pPr>
        <w:pStyle w:val="Title"/>
        <w:spacing w:line="360" w:lineRule="auto"/>
        <w:rPr>
          <w:rFonts w:ascii="Cambria" w:hAnsi="Cambria" w:cs="Times New Roman"/>
          <w:b/>
          <w:sz w:val="20"/>
          <w:szCs w:val="20"/>
        </w:rPr>
      </w:pPr>
      <w:ins w:id="11" w:author="Nilkanth Nikam" w:date="2021-03-23T18:18:00Z">
        <w:r>
          <w:rPr>
            <w:rFonts w:ascii="Cambria" w:hAnsi="Cambria" w:cs="Times New Roman"/>
            <w:sz w:val="20"/>
            <w:szCs w:val="20"/>
          </w:rPr>
          <w:fldChar w:fldCharType="end"/>
        </w:r>
      </w:ins>
      <w:r w:rsidRPr="00DC59CD">
        <w:rPr>
          <w:rFonts w:ascii="Cambria" w:hAnsi="Cambria" w:cs="Times New Roman"/>
          <w:sz w:val="20"/>
          <w:szCs w:val="20"/>
        </w:rPr>
        <w:t xml:space="preserve">Age: </w:t>
      </w:r>
      <w:r>
        <w:rPr>
          <w:rFonts w:ascii="Cambria" w:hAnsi="Cambria" w:cs="Times New Roman"/>
          <w:b/>
          <w:sz w:val="20"/>
          <w:szCs w:val="20"/>
        </w:rPr>
        <w:fldChar w:fldCharType="begin"/>
      </w:r>
      <w:r>
        <w:rPr>
          <w:rFonts w:ascii="Cambria" w:hAnsi="Cambria" w:cs="Times New Roman"/>
          <w:b/>
          <w:sz w:val="20"/>
          <w:szCs w:val="20"/>
        </w:rPr>
        <w:instrText xml:space="preserve"> MERGEFIELD  Age </w:instrText>
      </w:r>
      <w:r>
        <w:rPr>
          <w:rFonts w:ascii="Cambria" w:hAnsi="Cambria" w:cs="Times New Roman"/>
          <w:b/>
          <w:sz w:val="20"/>
          <w:szCs w:val="20"/>
        </w:rPr>
        <w:fldChar w:fldCharType="separate"/>
      </w:r>
      <w:r>
        <w:rPr>
          <w:rFonts w:ascii="Cambria" w:hAnsi="Cambria" w:cs="Times New Roman"/>
          <w:b/>
          <w:noProof/>
          <w:sz w:val="20"/>
          <w:szCs w:val="20"/>
        </w:rPr>
        <w:t>«Age»</w:t>
      </w:r>
      <w:r>
        <w:rPr>
          <w:rFonts w:ascii="Cambria" w:hAnsi="Cambria" w:cs="Times New Roman"/>
          <w:b/>
          <w:sz w:val="20"/>
          <w:szCs w:val="20"/>
        </w:rPr>
        <w:fldChar w:fldCharType="end"/>
      </w:r>
      <w:r>
        <w:rPr>
          <w:rFonts w:ascii="Cambria" w:hAnsi="Cambria" w:cs="Times New Roman"/>
          <w:b/>
          <w:sz w:val="20"/>
          <w:szCs w:val="20"/>
        </w:rPr>
        <w:t xml:space="preserve"> </w:t>
      </w:r>
      <w:r w:rsidRPr="00DC59CD">
        <w:rPr>
          <w:rFonts w:ascii="Cambria" w:hAnsi="Cambria" w:cs="Times New Roman"/>
          <w:sz w:val="20"/>
          <w:szCs w:val="20"/>
        </w:rPr>
        <w:t>in years, Occupation: Service</w:t>
      </w:r>
    </w:p>
    <w:p w14:paraId="0A221E16" w14:textId="28ACCCDB" w:rsidR="003F664A" w:rsidRDefault="003F664A" w:rsidP="003F664A">
      <w:pPr>
        <w:rPr>
          <w:rFonts w:ascii="Cambria" w:hAnsi="Cambria"/>
          <w:b/>
          <w:bCs/>
          <w:sz w:val="20"/>
          <w:szCs w:val="20"/>
        </w:rPr>
      </w:pPr>
      <w:r w:rsidRPr="00DC59CD">
        <w:rPr>
          <w:rFonts w:ascii="Cambria" w:hAnsi="Cambria"/>
          <w:sz w:val="20"/>
          <w:szCs w:val="20"/>
        </w:rPr>
        <w:t>Permanently residing at:</w:t>
      </w:r>
      <w:r>
        <w:rPr>
          <w:rFonts w:ascii="Cambria" w:hAnsi="Cambria"/>
          <w:b/>
          <w:bCs/>
          <w:sz w:val="20"/>
          <w:szCs w:val="20"/>
        </w:rPr>
        <w:t xml:space="preserve"> </w:t>
      </w:r>
      <w:r>
        <w:rPr>
          <w:rFonts w:ascii="Cambria" w:hAnsi="Cambria"/>
          <w:b/>
          <w:bCs/>
          <w:sz w:val="20"/>
          <w:szCs w:val="20"/>
        </w:rPr>
        <w:t xml:space="preserve"> </w:t>
      </w:r>
      <w:r>
        <w:rPr>
          <w:rFonts w:ascii="Cambria" w:hAnsi="Cambria"/>
          <w:b/>
          <w:bCs/>
          <w:sz w:val="20"/>
          <w:szCs w:val="20"/>
        </w:rPr>
        <w:fldChar w:fldCharType="begin"/>
      </w:r>
      <w:r>
        <w:rPr>
          <w:rFonts w:ascii="Cambria" w:hAnsi="Cambria"/>
          <w:b/>
          <w:bCs/>
          <w:sz w:val="20"/>
          <w:szCs w:val="20"/>
        </w:rPr>
        <w:instrText xml:space="preserve"> MERGEFIELD  PermentAddress </w:instrText>
      </w:r>
      <w:r>
        <w:rPr>
          <w:rFonts w:ascii="Cambria" w:hAnsi="Cambria"/>
          <w:b/>
          <w:bCs/>
          <w:sz w:val="20"/>
          <w:szCs w:val="20"/>
        </w:rPr>
        <w:fldChar w:fldCharType="separate"/>
      </w:r>
      <w:r>
        <w:rPr>
          <w:rFonts w:ascii="Cambria" w:hAnsi="Cambria"/>
          <w:b/>
          <w:bCs/>
          <w:noProof/>
          <w:sz w:val="20"/>
          <w:szCs w:val="20"/>
        </w:rPr>
        <w:t>«PerAddress»</w:t>
      </w:r>
      <w:r>
        <w:rPr>
          <w:rFonts w:ascii="Cambria" w:hAnsi="Cambria"/>
          <w:b/>
          <w:bCs/>
          <w:sz w:val="20"/>
          <w:szCs w:val="20"/>
        </w:rPr>
        <w:fldChar w:fldCharType="end"/>
      </w:r>
    </w:p>
    <w:p w14:paraId="59E8E9E3" w14:textId="77777777" w:rsidR="003F664A" w:rsidRPr="00DC59CD" w:rsidRDefault="003F664A" w:rsidP="003F664A">
      <w:pPr>
        <w:rPr>
          <w:rFonts w:ascii="Cambria" w:hAnsi="Cambria"/>
          <w:b/>
          <w:bCs/>
          <w:sz w:val="20"/>
          <w:szCs w:val="20"/>
        </w:rPr>
      </w:pPr>
    </w:p>
    <w:p w14:paraId="576196A2" w14:textId="10B5574D" w:rsidR="003F664A" w:rsidRPr="00DC59CD" w:rsidRDefault="003F664A" w:rsidP="003F664A">
      <w:pPr>
        <w:rPr>
          <w:rFonts w:ascii="Cambria" w:hAnsi="Cambria"/>
          <w:b/>
          <w:bCs/>
          <w:sz w:val="20"/>
          <w:szCs w:val="20"/>
        </w:rPr>
      </w:pPr>
      <w:r w:rsidRPr="00DC59CD">
        <w:rPr>
          <w:rFonts w:ascii="Cambria" w:hAnsi="Cambria"/>
          <w:sz w:val="20"/>
          <w:szCs w:val="20"/>
        </w:rPr>
        <w:t>Presently Residing at</w:t>
      </w:r>
      <w:r>
        <w:rPr>
          <w:rFonts w:ascii="Cambria" w:hAnsi="Cambria"/>
          <w:sz w:val="20"/>
          <w:szCs w:val="20"/>
        </w:rPr>
        <w:t xml:space="preserve">: </w:t>
      </w:r>
      <w:r>
        <w:rPr>
          <w:rFonts w:ascii="Cambria" w:hAnsi="Cambria"/>
          <w:b/>
          <w:bCs/>
          <w:sz w:val="20"/>
          <w:szCs w:val="20"/>
        </w:rPr>
        <w:fldChar w:fldCharType="begin"/>
      </w:r>
      <w:r>
        <w:rPr>
          <w:rFonts w:ascii="Cambria" w:hAnsi="Cambria"/>
          <w:b/>
          <w:bCs/>
          <w:sz w:val="20"/>
          <w:szCs w:val="20"/>
        </w:rPr>
        <w:instrText xml:space="preserve"> MERGEFIELD  PresentAddress </w:instrText>
      </w:r>
      <w:r>
        <w:rPr>
          <w:rFonts w:ascii="Cambria" w:hAnsi="Cambria"/>
          <w:b/>
          <w:bCs/>
          <w:sz w:val="20"/>
          <w:szCs w:val="20"/>
        </w:rPr>
        <w:fldChar w:fldCharType="separate"/>
      </w:r>
      <w:r>
        <w:rPr>
          <w:rFonts w:ascii="Cambria" w:hAnsi="Cambria"/>
          <w:b/>
          <w:bCs/>
          <w:noProof/>
          <w:sz w:val="20"/>
          <w:szCs w:val="20"/>
        </w:rPr>
        <w:t>«PresentAddress»</w:t>
      </w:r>
      <w:r>
        <w:rPr>
          <w:rFonts w:ascii="Cambria" w:hAnsi="Cambria"/>
          <w:b/>
          <w:bCs/>
          <w:sz w:val="20"/>
          <w:szCs w:val="20"/>
        </w:rPr>
        <w:fldChar w:fldCharType="end"/>
      </w:r>
    </w:p>
    <w:p w14:paraId="55DCB7A4" w14:textId="77777777" w:rsidR="003F664A" w:rsidRPr="00DC59CD" w:rsidRDefault="003F664A" w:rsidP="003F664A">
      <w:pPr>
        <w:rPr>
          <w:rFonts w:ascii="Cambria" w:hAnsi="Cambria"/>
          <w:b/>
          <w:sz w:val="20"/>
          <w:szCs w:val="20"/>
        </w:rPr>
      </w:pPr>
    </w:p>
    <w:p w14:paraId="0F7DF2E9" w14:textId="77777777" w:rsidR="003F664A" w:rsidRPr="00DC59CD" w:rsidRDefault="003F664A" w:rsidP="003F664A">
      <w:pPr>
        <w:pStyle w:val="Title"/>
        <w:spacing w:line="360" w:lineRule="auto"/>
        <w:rPr>
          <w:rFonts w:ascii="Cambria" w:hAnsi="Cambria" w:cs="Times New Roman"/>
          <w:sz w:val="20"/>
          <w:szCs w:val="20"/>
        </w:rPr>
      </w:pPr>
      <w:r w:rsidRPr="00DC59CD">
        <w:rPr>
          <w:rFonts w:ascii="Cambria" w:hAnsi="Cambria" w:cs="Times New Roman"/>
          <w:sz w:val="20"/>
          <w:szCs w:val="20"/>
        </w:rPr>
        <w:t>PARTY OF THE SECOND PART</w:t>
      </w:r>
    </w:p>
    <w:p w14:paraId="6DDC906F" w14:textId="65E3669B"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Hereinafter for brevity’s sake referred to as “the </w:t>
      </w:r>
      <w:r>
        <w:rPr>
          <w:rFonts w:ascii="Cambria" w:hAnsi="Cambria" w:cs="Times New Roman"/>
          <w:sz w:val="20"/>
          <w:szCs w:val="20"/>
        </w:rPr>
        <w:t>E</w:t>
      </w:r>
      <w:r w:rsidRPr="00DC59CD">
        <w:rPr>
          <w:rFonts w:ascii="Cambria" w:hAnsi="Cambria" w:cs="Times New Roman"/>
          <w:sz w:val="20"/>
          <w:szCs w:val="20"/>
        </w:rPr>
        <w:t xml:space="preserve">mployee” (which expression shall unless it be repugnant to the context or meaning thereof be deemed to include </w:t>
      </w:r>
      <w:ins w:id="12" w:author="Nilkanth Nikam" w:date="2021-03-23T18:56:00Z">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Gender </w:instrText>
        </w:r>
      </w:ins>
      <w:r w:rsidR="00950197">
        <w:rPr>
          <w:rFonts w:ascii="Cambria" w:hAnsi="Cambria" w:cs="Times New Roman"/>
          <w:b/>
          <w:sz w:val="20"/>
          <w:szCs w:val="20"/>
        </w:rPr>
        <w:fldChar w:fldCharType="separate"/>
      </w:r>
      <w:ins w:id="13" w:author="Nilkanth Nikam" w:date="2021-03-23T18:56:00Z">
        <w:r w:rsidR="00950197">
          <w:rPr>
            <w:rFonts w:ascii="Cambria" w:hAnsi="Cambria" w:cs="Times New Roman"/>
            <w:noProof/>
            <w:sz w:val="20"/>
            <w:szCs w:val="20"/>
          </w:rPr>
          <w:t>«Gender»</w:t>
        </w:r>
        <w:r w:rsidR="00950197">
          <w:rPr>
            <w:rFonts w:ascii="Cambria" w:hAnsi="Cambria" w:cs="Times New Roman"/>
            <w:b/>
            <w:sz w:val="20"/>
            <w:szCs w:val="20"/>
          </w:rPr>
          <w:fldChar w:fldCharType="end"/>
        </w:r>
      </w:ins>
      <w:r w:rsidR="00950197">
        <w:rPr>
          <w:rFonts w:ascii="Cambria" w:hAnsi="Cambria" w:cs="Times New Roman"/>
          <w:b/>
          <w:sz w:val="20"/>
          <w:szCs w:val="20"/>
        </w:rPr>
        <w:t xml:space="preserve"> </w:t>
      </w:r>
      <w:r w:rsidRPr="00DC59CD">
        <w:rPr>
          <w:rFonts w:ascii="Cambria" w:hAnsi="Cambria" w:cs="Times New Roman"/>
          <w:sz w:val="20"/>
          <w:szCs w:val="20"/>
        </w:rPr>
        <w:t>legal heirs and assigns)</w:t>
      </w:r>
    </w:p>
    <w:p w14:paraId="419DF094" w14:textId="77777777" w:rsidR="003F664A" w:rsidRPr="00DC59CD" w:rsidRDefault="003F664A" w:rsidP="003F664A">
      <w:pPr>
        <w:pStyle w:val="Title"/>
        <w:spacing w:line="360" w:lineRule="auto"/>
        <w:jc w:val="both"/>
        <w:rPr>
          <w:rFonts w:ascii="Cambria" w:hAnsi="Cambria" w:cs="Times New Roman"/>
          <w:b/>
          <w:sz w:val="20"/>
          <w:szCs w:val="20"/>
        </w:rPr>
      </w:pPr>
    </w:p>
    <w:p w14:paraId="63233A26" w14:textId="77777777" w:rsidR="003F664A" w:rsidRPr="00DC59CD" w:rsidRDefault="003F664A" w:rsidP="003F664A">
      <w:pPr>
        <w:pStyle w:val="Title"/>
        <w:spacing w:line="360" w:lineRule="auto"/>
        <w:jc w:val="both"/>
        <w:rPr>
          <w:rFonts w:ascii="Cambria" w:hAnsi="Cambria" w:cs="Times New Roman"/>
          <w:sz w:val="20"/>
          <w:szCs w:val="20"/>
        </w:rPr>
      </w:pPr>
      <w:r w:rsidRPr="00DC59CD">
        <w:rPr>
          <w:rFonts w:ascii="Cambria" w:hAnsi="Cambria" w:cs="Times New Roman"/>
          <w:sz w:val="20"/>
          <w:szCs w:val="20"/>
        </w:rPr>
        <w:t>WHEREAS:</w:t>
      </w:r>
    </w:p>
    <w:p w14:paraId="597AC295" w14:textId="77777777" w:rsidR="003F664A" w:rsidRPr="00DC59CD" w:rsidRDefault="003F664A" w:rsidP="003F664A">
      <w:pPr>
        <w:pStyle w:val="Title"/>
        <w:jc w:val="both"/>
        <w:rPr>
          <w:rFonts w:ascii="Cambria" w:hAnsi="Cambria" w:cs="Times New Roman"/>
          <w:b/>
          <w:sz w:val="20"/>
          <w:szCs w:val="20"/>
        </w:rPr>
      </w:pPr>
    </w:p>
    <w:p w14:paraId="5587B4DB"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A]</w:t>
      </w:r>
      <w:r w:rsidRPr="00DC59CD">
        <w:rPr>
          <w:rFonts w:ascii="Cambria" w:hAnsi="Cambria" w:cs="Times New Roman"/>
          <w:sz w:val="20"/>
          <w:szCs w:val="20"/>
        </w:rPr>
        <w:tab/>
      </w:r>
      <w:r w:rsidRPr="00B7508A">
        <w:rPr>
          <w:rFonts w:ascii="Cambria" w:hAnsi="Cambria" w:cs="Times New Roman"/>
          <w:sz w:val="20"/>
          <w:szCs w:val="20"/>
        </w:rPr>
        <w:t xml:space="preserve">The Company is carrying on the business of knowledge process outsourcing in US Real Estate Valuation, Mortgage Due Diligence, Underwriting, Audit services, Pre and Post Close QC, Servicing Review/QC, Credit and Compliance, Bankruptcy, Servicing Oversight and Staffing Services, Tax and Title Services (Title search, Title commitment, Examination, Tax calling, Final &amp; Short form policy, Loan payoff etc.), </w:t>
      </w:r>
      <w:r w:rsidRPr="00B7508A">
        <w:rPr>
          <w:rFonts w:ascii="Cambria" w:eastAsia="SimSun" w:hAnsi="Cambria"/>
          <w:sz w:val="20"/>
          <w:szCs w:val="20"/>
          <w:lang w:eastAsia="zh-CN"/>
        </w:rPr>
        <w:t xml:space="preserve">Appraisal QC, Appraisal Management Services, and other mortgage related fulfilment services, title insurance, logistics outsourcing, financial and health care, freight invoice processing and accounts payable services </w:t>
      </w:r>
      <w:r w:rsidRPr="00B7508A">
        <w:rPr>
          <w:rFonts w:ascii="Cambria" w:hAnsi="Cambria" w:cs="Times New Roman"/>
          <w:sz w:val="20"/>
          <w:szCs w:val="20"/>
        </w:rPr>
        <w:t xml:space="preserve">Real Estate Appraisal related back-office services such as Appraisal Management Services, Appraisal Clerical Review (QC), Vendor Sign-up, BPO Review, Desktop Review, Reconciliation and Logistics related back office services such as Contract Management, Lead Generation, Data Conversion Activities Track and Trace, ISF/POD entry, Cyber Security Services, </w:t>
      </w:r>
      <w:commentRangeStart w:id="14"/>
      <w:r w:rsidRPr="00B7508A">
        <w:rPr>
          <w:rFonts w:ascii="Cambria" w:hAnsi="Cambria" w:cs="Times New Roman"/>
          <w:sz w:val="20"/>
          <w:szCs w:val="20"/>
        </w:rPr>
        <w:t xml:space="preserve">Information Technology Management Services and Solutions </w:t>
      </w:r>
      <w:commentRangeEnd w:id="14"/>
      <w:r w:rsidRPr="00B7508A">
        <w:rPr>
          <w:rStyle w:val="CommentReference"/>
          <w:rFonts w:ascii="Times New Roman" w:hAnsi="Times New Roman" w:cs="Times New Roman"/>
        </w:rPr>
        <w:commentReference w:id="14"/>
      </w:r>
      <w:r w:rsidRPr="00B7508A">
        <w:rPr>
          <w:rFonts w:ascii="Cambria" w:hAnsi="Cambria" w:cs="Times New Roman"/>
          <w:sz w:val="20"/>
          <w:szCs w:val="20"/>
        </w:rPr>
        <w:t>etc. (In short “</w:t>
      </w:r>
      <w:proofErr w:type="spellStart"/>
      <w:r w:rsidRPr="00B7508A">
        <w:rPr>
          <w:rFonts w:ascii="Cambria" w:hAnsi="Cambria" w:cs="Times New Roman"/>
          <w:sz w:val="20"/>
          <w:szCs w:val="20"/>
        </w:rPr>
        <w:t>the</w:t>
      </w:r>
      <w:proofErr w:type="spellEnd"/>
      <w:r w:rsidRPr="00B7508A">
        <w:rPr>
          <w:rFonts w:ascii="Cambria" w:hAnsi="Cambria" w:cs="Times New Roman"/>
          <w:sz w:val="20"/>
          <w:szCs w:val="20"/>
        </w:rPr>
        <w:t xml:space="preserve"> said </w:t>
      </w:r>
      <w:proofErr w:type="gramStart"/>
      <w:r w:rsidRPr="00B7508A">
        <w:rPr>
          <w:rFonts w:ascii="Cambria" w:hAnsi="Cambria" w:cs="Times New Roman"/>
          <w:sz w:val="20"/>
          <w:szCs w:val="20"/>
        </w:rPr>
        <w:t>Business</w:t>
      </w:r>
      <w:proofErr w:type="gramEnd"/>
      <w:r w:rsidRPr="00B7508A">
        <w:rPr>
          <w:rFonts w:ascii="Cambria" w:hAnsi="Cambria" w:cs="Times New Roman"/>
          <w:sz w:val="20"/>
          <w:szCs w:val="20"/>
        </w:rPr>
        <w:t xml:space="preserve">”). The Company’s Information Technology Management Services and </w:t>
      </w:r>
      <w:proofErr w:type="gramStart"/>
      <w:r w:rsidRPr="00B7508A">
        <w:rPr>
          <w:rFonts w:ascii="Cambria" w:hAnsi="Cambria" w:cs="Times New Roman"/>
          <w:sz w:val="20"/>
          <w:szCs w:val="20"/>
        </w:rPr>
        <w:t>Solutions  includes</w:t>
      </w:r>
      <w:proofErr w:type="gramEnd"/>
      <w:r w:rsidRPr="00B7508A">
        <w:rPr>
          <w:rFonts w:ascii="Cambria" w:hAnsi="Cambria" w:cs="Times New Roman"/>
          <w:sz w:val="20"/>
          <w:szCs w:val="20"/>
        </w:rPr>
        <w:t xml:space="preserve"> but are not limited to network management, IT security audits, cyber security implementation, threat analysis, data protection, IT compliance, and managed IT services (In short, the “ITM Services”). The Company is carrying on the said </w:t>
      </w:r>
      <w:proofErr w:type="gramStart"/>
      <w:r w:rsidRPr="00B7508A">
        <w:rPr>
          <w:rFonts w:ascii="Cambria" w:hAnsi="Cambria" w:cs="Times New Roman"/>
          <w:sz w:val="20"/>
          <w:szCs w:val="20"/>
        </w:rPr>
        <w:t>Business</w:t>
      </w:r>
      <w:proofErr w:type="gramEnd"/>
      <w:r w:rsidRPr="00B7508A">
        <w:rPr>
          <w:rFonts w:ascii="Cambria" w:hAnsi="Cambria" w:cs="Times New Roman"/>
          <w:sz w:val="20"/>
          <w:szCs w:val="20"/>
        </w:rPr>
        <w:t xml:space="preserve"> by receiving orders from various parts of the world. The Company is doing the said </w:t>
      </w:r>
      <w:proofErr w:type="gramStart"/>
      <w:r w:rsidRPr="00B7508A">
        <w:rPr>
          <w:rFonts w:ascii="Cambria" w:hAnsi="Cambria" w:cs="Times New Roman"/>
          <w:sz w:val="20"/>
          <w:szCs w:val="20"/>
        </w:rPr>
        <w:t>Business</w:t>
      </w:r>
      <w:proofErr w:type="gramEnd"/>
      <w:r w:rsidRPr="00B7508A">
        <w:rPr>
          <w:rFonts w:ascii="Cambria" w:hAnsi="Cambria" w:cs="Times New Roman"/>
          <w:sz w:val="20"/>
          <w:szCs w:val="20"/>
        </w:rPr>
        <w:t xml:space="preserve"> as per the orders received either by itself or by outsourcing/ delegating the orders to its local vendors in India and overseas vendors in other countries who in turn execute the same and deliver results directly to the clients of the Company or indirectly through the Company as per the arrangement. The Company is having its sister concerns, joint venture entities and branch offices situated in India and other parts of the world. The Company is doing work for the Orders obtained by its sister concerns, joint venture entities, branch offices and their clients. </w:t>
      </w:r>
      <w:r w:rsidRPr="00DC59CD">
        <w:rPr>
          <w:rFonts w:ascii="Cambria" w:hAnsi="Cambria" w:cs="Times New Roman"/>
          <w:sz w:val="20"/>
          <w:szCs w:val="20"/>
        </w:rPr>
        <w:t xml:space="preserve"> </w:t>
      </w:r>
    </w:p>
    <w:p w14:paraId="52321085"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 </w:t>
      </w:r>
    </w:p>
    <w:p w14:paraId="65B0ABC9"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B]</w:t>
      </w:r>
      <w:r w:rsidRPr="00DC59CD">
        <w:rPr>
          <w:rFonts w:ascii="Cambria" w:hAnsi="Cambria" w:cs="Times New Roman"/>
          <w:sz w:val="20"/>
          <w:szCs w:val="20"/>
        </w:rPr>
        <w:tab/>
      </w:r>
      <w:r w:rsidRPr="0034334F">
        <w:rPr>
          <w:rFonts w:ascii="Cambria" w:hAnsi="Cambria" w:cs="Times New Roman"/>
          <w:sz w:val="20"/>
          <w:szCs w:val="20"/>
        </w:rPr>
        <w:t xml:space="preserve">The Employee </w:t>
      </w:r>
      <w:r>
        <w:rPr>
          <w:rFonts w:ascii="Cambria" w:hAnsi="Cambria" w:cs="Times New Roman"/>
          <w:sz w:val="20"/>
          <w:szCs w:val="20"/>
        </w:rPr>
        <w:t>is</w:t>
      </w:r>
      <w:r w:rsidRPr="0034334F">
        <w:rPr>
          <w:rFonts w:ascii="Cambria" w:hAnsi="Cambria" w:cs="Times New Roman"/>
          <w:sz w:val="20"/>
          <w:szCs w:val="20"/>
        </w:rPr>
        <w:t xml:space="preserve"> desirous of working with the Company and thus approached the Company and submitted its resume/bio data for the same. </w:t>
      </w:r>
      <w:r w:rsidRPr="00DC59CD">
        <w:rPr>
          <w:rFonts w:ascii="Cambria" w:hAnsi="Cambria" w:cs="Times New Roman"/>
          <w:sz w:val="20"/>
          <w:szCs w:val="20"/>
        </w:rPr>
        <w:t xml:space="preserve"> </w:t>
      </w:r>
    </w:p>
    <w:p w14:paraId="45BB2652" w14:textId="77777777" w:rsidR="003F664A" w:rsidRPr="00DC59CD" w:rsidRDefault="003F664A" w:rsidP="003F664A">
      <w:pPr>
        <w:pStyle w:val="Title"/>
        <w:spacing w:line="360" w:lineRule="auto"/>
        <w:jc w:val="both"/>
        <w:rPr>
          <w:rFonts w:ascii="Cambria" w:hAnsi="Cambria" w:cs="Times New Roman"/>
          <w:b/>
          <w:sz w:val="20"/>
          <w:szCs w:val="20"/>
        </w:rPr>
      </w:pPr>
    </w:p>
    <w:p w14:paraId="37B9EBA2" w14:textId="1ED36878"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C]</w:t>
      </w:r>
      <w:r w:rsidRPr="00DC59CD">
        <w:rPr>
          <w:rFonts w:ascii="Cambria" w:hAnsi="Cambria" w:cs="Times New Roman"/>
          <w:sz w:val="20"/>
          <w:szCs w:val="20"/>
        </w:rPr>
        <w:tab/>
      </w:r>
      <w:r w:rsidRPr="0034334F">
        <w:rPr>
          <w:rFonts w:ascii="Cambria" w:hAnsi="Cambria" w:cs="Times New Roman"/>
          <w:sz w:val="20"/>
          <w:szCs w:val="20"/>
        </w:rPr>
        <w:t xml:space="preserve">After </w:t>
      </w:r>
      <w:r>
        <w:rPr>
          <w:rFonts w:ascii="Cambria" w:hAnsi="Cambria" w:cs="Times New Roman"/>
          <w:sz w:val="20"/>
          <w:szCs w:val="20"/>
        </w:rPr>
        <w:t xml:space="preserve">the successful completion of </w:t>
      </w:r>
      <w:r w:rsidRPr="0034334F">
        <w:rPr>
          <w:rFonts w:ascii="Cambria" w:hAnsi="Cambria" w:cs="Times New Roman"/>
          <w:sz w:val="20"/>
          <w:szCs w:val="20"/>
        </w:rPr>
        <w:t xml:space="preserve">interview, the Company gave an offer of employment </w:t>
      </w:r>
      <w:r>
        <w:rPr>
          <w:rFonts w:ascii="Cambria" w:hAnsi="Cambria" w:cs="Times New Roman"/>
          <w:sz w:val="20"/>
          <w:szCs w:val="20"/>
        </w:rPr>
        <w:t>dated</w:t>
      </w:r>
      <w:r w:rsidRPr="00DC59CD">
        <w:rPr>
          <w:rFonts w:ascii="Cambria" w:hAnsi="Cambria" w:cs="Times New Roman"/>
          <w:sz w:val="20"/>
          <w:szCs w:val="20"/>
        </w:rPr>
        <w:t xml:space="preserve"> </w:t>
      </w:r>
      <w:ins w:id="15" w:author="Nilkanth Nikam" w:date="2021-03-23T18:32:00Z">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AppointDate </w:instrText>
        </w:r>
        <w:r w:rsidR="00950197">
          <w:rPr>
            <w:rFonts w:ascii="Cambria" w:hAnsi="Cambria" w:cs="Times New Roman"/>
            <w:b/>
            <w:sz w:val="20"/>
            <w:szCs w:val="20"/>
          </w:rPr>
          <w:fldChar w:fldCharType="separate"/>
        </w:r>
        <w:r w:rsidR="00950197">
          <w:rPr>
            <w:rFonts w:ascii="Cambria" w:hAnsi="Cambria" w:cs="Times New Roman"/>
            <w:noProof/>
            <w:sz w:val="20"/>
            <w:szCs w:val="20"/>
          </w:rPr>
          <w:t>«AppointDate»</w:t>
        </w:r>
        <w:r w:rsidR="00950197">
          <w:rPr>
            <w:rFonts w:ascii="Cambria" w:hAnsi="Cambria" w:cs="Times New Roman"/>
            <w:b/>
            <w:sz w:val="20"/>
            <w:szCs w:val="20"/>
          </w:rPr>
          <w:fldChar w:fldCharType="end"/>
        </w:r>
      </w:ins>
      <w:r w:rsidR="00950197">
        <w:rPr>
          <w:rFonts w:ascii="Cambria" w:hAnsi="Cambria" w:cs="Times New Roman"/>
          <w:b/>
          <w:sz w:val="20"/>
          <w:szCs w:val="20"/>
        </w:rPr>
        <w:t xml:space="preserve"> </w:t>
      </w:r>
      <w:r w:rsidRPr="0034334F">
        <w:rPr>
          <w:rFonts w:ascii="Cambria" w:hAnsi="Cambria" w:cs="Times New Roman"/>
          <w:sz w:val="20"/>
          <w:szCs w:val="20"/>
        </w:rPr>
        <w:t xml:space="preserve">to the Employee which was </w:t>
      </w:r>
      <w:r>
        <w:rPr>
          <w:rFonts w:ascii="Cambria" w:hAnsi="Cambria" w:cs="Times New Roman"/>
          <w:sz w:val="20"/>
          <w:szCs w:val="20"/>
        </w:rPr>
        <w:t xml:space="preserve">signed and </w:t>
      </w:r>
      <w:r w:rsidRPr="0034334F">
        <w:rPr>
          <w:rFonts w:ascii="Cambria" w:hAnsi="Cambria" w:cs="Times New Roman"/>
          <w:sz w:val="20"/>
          <w:szCs w:val="20"/>
        </w:rPr>
        <w:t>accepted by the Employee</w:t>
      </w:r>
      <w:r>
        <w:rPr>
          <w:rFonts w:ascii="Cambria" w:hAnsi="Cambria" w:cs="Times New Roman"/>
          <w:sz w:val="20"/>
          <w:szCs w:val="20"/>
        </w:rPr>
        <w:t xml:space="preserve"> on</w:t>
      </w:r>
      <w:r w:rsidRPr="00DC59CD">
        <w:rPr>
          <w:rFonts w:ascii="Cambria" w:hAnsi="Cambria" w:cs="Times New Roman"/>
          <w:sz w:val="20"/>
          <w:szCs w:val="20"/>
        </w:rPr>
        <w:t xml:space="preserve"> </w:t>
      </w:r>
      <w:ins w:id="16" w:author="Nilkanth Nikam" w:date="2021-03-23T18:32:00Z">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AppointDate </w:instrText>
        </w:r>
        <w:r w:rsidR="00950197">
          <w:rPr>
            <w:rFonts w:ascii="Cambria" w:hAnsi="Cambria" w:cs="Times New Roman"/>
            <w:b/>
            <w:sz w:val="20"/>
            <w:szCs w:val="20"/>
          </w:rPr>
          <w:fldChar w:fldCharType="separate"/>
        </w:r>
        <w:r w:rsidR="00950197">
          <w:rPr>
            <w:rFonts w:ascii="Cambria" w:hAnsi="Cambria" w:cs="Times New Roman"/>
            <w:noProof/>
            <w:sz w:val="20"/>
            <w:szCs w:val="20"/>
          </w:rPr>
          <w:t>«AppointDate»</w:t>
        </w:r>
        <w:r w:rsidR="00950197">
          <w:rPr>
            <w:rFonts w:ascii="Cambria" w:hAnsi="Cambria" w:cs="Times New Roman"/>
            <w:b/>
            <w:sz w:val="20"/>
            <w:szCs w:val="20"/>
          </w:rPr>
          <w:fldChar w:fldCharType="end"/>
        </w:r>
      </w:ins>
      <w:r w:rsidR="00950197">
        <w:rPr>
          <w:rFonts w:ascii="Cambria" w:hAnsi="Cambria" w:cs="Times New Roman"/>
          <w:b/>
          <w:sz w:val="20"/>
          <w:szCs w:val="20"/>
        </w:rPr>
        <w:t xml:space="preserve"> </w:t>
      </w:r>
      <w:r w:rsidRPr="00DC59CD">
        <w:rPr>
          <w:rFonts w:ascii="Cambria" w:hAnsi="Cambria" w:cs="Times New Roman"/>
          <w:sz w:val="20"/>
          <w:szCs w:val="20"/>
        </w:rPr>
        <w:t xml:space="preserve">accordingly, the Employee has been </w:t>
      </w:r>
      <w:r w:rsidRPr="00DC59CD">
        <w:rPr>
          <w:rFonts w:ascii="Cambria" w:hAnsi="Cambria" w:cs="Times New Roman"/>
          <w:sz w:val="20"/>
          <w:szCs w:val="20"/>
        </w:rPr>
        <w:lastRenderedPageBreak/>
        <w:t xml:space="preserve">appointed as a </w:t>
      </w:r>
      <w:r w:rsidRPr="00950197">
        <w:rPr>
          <w:rFonts w:ascii="Cambria" w:hAnsi="Cambria" w:cs="Times New Roman"/>
          <w:b/>
          <w:bCs/>
          <w:sz w:val="20"/>
          <w:szCs w:val="20"/>
        </w:rPr>
        <w:t>“</w:t>
      </w:r>
      <w:r w:rsidRPr="00950197">
        <w:rPr>
          <w:rFonts w:ascii="Cambria" w:hAnsi="Cambria" w:cs="Times New Roman"/>
          <w:b/>
          <w:bCs/>
          <w:sz w:val="20"/>
          <w:szCs w:val="20"/>
        </w:rPr>
        <w:fldChar w:fldCharType="begin"/>
      </w:r>
      <w:r w:rsidRPr="00950197">
        <w:rPr>
          <w:rFonts w:ascii="Cambria" w:hAnsi="Cambria" w:cs="Times New Roman"/>
          <w:b/>
          <w:bCs/>
          <w:sz w:val="20"/>
          <w:szCs w:val="20"/>
        </w:rPr>
        <w:instrText xml:space="preserve"> MERGEFIELD  DesignationName </w:instrText>
      </w:r>
      <w:r w:rsidRPr="00950197">
        <w:rPr>
          <w:rFonts w:ascii="Cambria" w:hAnsi="Cambria" w:cs="Times New Roman"/>
          <w:b/>
          <w:bCs/>
          <w:sz w:val="20"/>
          <w:szCs w:val="20"/>
        </w:rPr>
        <w:fldChar w:fldCharType="separate"/>
      </w:r>
      <w:r w:rsidRPr="00950197">
        <w:rPr>
          <w:rFonts w:ascii="Cambria" w:hAnsi="Cambria" w:cs="Times New Roman"/>
          <w:b/>
          <w:bCs/>
          <w:noProof/>
          <w:sz w:val="20"/>
          <w:szCs w:val="20"/>
        </w:rPr>
        <w:t>«Designation»</w:t>
      </w:r>
      <w:r w:rsidRPr="00950197">
        <w:rPr>
          <w:rFonts w:ascii="Cambria" w:hAnsi="Cambria" w:cs="Times New Roman"/>
          <w:b/>
          <w:bCs/>
          <w:sz w:val="20"/>
          <w:szCs w:val="20"/>
        </w:rPr>
        <w:fldChar w:fldCharType="end"/>
      </w:r>
      <w:r w:rsidRPr="00950197">
        <w:rPr>
          <w:rFonts w:ascii="Cambria" w:hAnsi="Cambria" w:cs="Times New Roman"/>
          <w:b/>
          <w:bCs/>
          <w:sz w:val="20"/>
          <w:szCs w:val="20"/>
        </w:rPr>
        <w:t>”</w:t>
      </w:r>
      <w:r w:rsidRPr="00DC59CD">
        <w:rPr>
          <w:rFonts w:ascii="Cambria" w:hAnsi="Cambria" w:cs="Times New Roman"/>
          <w:sz w:val="20"/>
          <w:szCs w:val="20"/>
        </w:rPr>
        <w:t xml:space="preserve"> </w:t>
      </w:r>
      <w:r w:rsidRPr="0034334F">
        <w:rPr>
          <w:rFonts w:ascii="Cambria" w:hAnsi="Cambria" w:cs="Times New Roman"/>
          <w:sz w:val="20"/>
          <w:szCs w:val="20"/>
        </w:rPr>
        <w:t>in the Company</w:t>
      </w:r>
      <w:r>
        <w:rPr>
          <w:rFonts w:ascii="Cambria" w:hAnsi="Cambria" w:cs="Times New Roman"/>
          <w:sz w:val="20"/>
          <w:szCs w:val="20"/>
        </w:rPr>
        <w:t xml:space="preserve"> with effect from</w:t>
      </w:r>
      <w:r w:rsidRPr="004A43CF">
        <w:rPr>
          <w:rFonts w:ascii="Cambria" w:hAnsi="Cambria"/>
          <w:sz w:val="20"/>
          <w:szCs w:val="20"/>
        </w:rPr>
        <w:t xml:space="preserve"> </w:t>
      </w:r>
      <w:ins w:id="17" w:author="Nilkanth Nikam" w:date="2021-03-23T18:32:00Z">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AppointDate </w:instrText>
        </w:r>
        <w:r w:rsidR="00950197">
          <w:rPr>
            <w:rFonts w:ascii="Cambria" w:hAnsi="Cambria" w:cs="Times New Roman"/>
            <w:b/>
            <w:sz w:val="20"/>
            <w:szCs w:val="20"/>
          </w:rPr>
          <w:fldChar w:fldCharType="separate"/>
        </w:r>
        <w:r w:rsidR="00950197">
          <w:rPr>
            <w:rFonts w:ascii="Cambria" w:hAnsi="Cambria" w:cs="Times New Roman"/>
            <w:noProof/>
            <w:sz w:val="20"/>
            <w:szCs w:val="20"/>
          </w:rPr>
          <w:t>«AppointDate»</w:t>
        </w:r>
        <w:r w:rsidR="00950197">
          <w:rPr>
            <w:rFonts w:ascii="Cambria" w:hAnsi="Cambria" w:cs="Times New Roman"/>
            <w:b/>
            <w:sz w:val="20"/>
            <w:szCs w:val="20"/>
          </w:rPr>
          <w:fldChar w:fldCharType="end"/>
        </w:r>
      </w:ins>
      <w:r w:rsidR="00FE0306">
        <w:rPr>
          <w:rFonts w:ascii="Cambria" w:hAnsi="Cambria" w:cs="Times New Roman"/>
          <w:b/>
          <w:sz w:val="20"/>
          <w:szCs w:val="20"/>
        </w:rPr>
        <w:t xml:space="preserve"> </w:t>
      </w:r>
      <w:r>
        <w:rPr>
          <w:rFonts w:ascii="Cambria" w:hAnsi="Cambria"/>
          <w:sz w:val="20"/>
          <w:szCs w:val="20"/>
        </w:rPr>
        <w:t>v</w:t>
      </w:r>
      <w:r w:rsidRPr="004A43CF">
        <w:rPr>
          <w:rFonts w:ascii="Cambria" w:hAnsi="Cambria"/>
          <w:sz w:val="20"/>
          <w:szCs w:val="20"/>
        </w:rPr>
        <w:t xml:space="preserve">ide appointment letter dated </w:t>
      </w:r>
      <w:ins w:id="18" w:author="Nilkanth Nikam" w:date="2021-03-23T18:32:00Z">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AppointDate </w:instrText>
        </w:r>
        <w:r w:rsidR="00950197">
          <w:rPr>
            <w:rFonts w:ascii="Cambria" w:hAnsi="Cambria" w:cs="Times New Roman"/>
            <w:b/>
            <w:sz w:val="20"/>
            <w:szCs w:val="20"/>
          </w:rPr>
          <w:fldChar w:fldCharType="separate"/>
        </w:r>
        <w:r w:rsidR="00950197">
          <w:rPr>
            <w:rFonts w:ascii="Cambria" w:hAnsi="Cambria" w:cs="Times New Roman"/>
            <w:noProof/>
            <w:sz w:val="20"/>
            <w:szCs w:val="20"/>
          </w:rPr>
          <w:t>«AppointDate»</w:t>
        </w:r>
        <w:r w:rsidR="00950197">
          <w:rPr>
            <w:rFonts w:ascii="Cambria" w:hAnsi="Cambria" w:cs="Times New Roman"/>
            <w:b/>
            <w:sz w:val="20"/>
            <w:szCs w:val="20"/>
          </w:rPr>
          <w:fldChar w:fldCharType="end"/>
        </w:r>
      </w:ins>
      <w:r w:rsidR="00FE0306">
        <w:rPr>
          <w:rFonts w:ascii="Cambria" w:hAnsi="Cambria" w:cs="Times New Roman"/>
          <w:b/>
          <w:sz w:val="20"/>
          <w:szCs w:val="20"/>
        </w:rPr>
        <w:t xml:space="preserve"> </w:t>
      </w:r>
      <w:del w:id="19" w:author="Nilkanth Nikam" w:date="2021-03-23T18:32:00Z">
        <w:r w:rsidDel="007E2C1C">
          <w:rPr>
            <w:rFonts w:ascii="Cambria" w:hAnsi="Cambria" w:cs="Times New Roman"/>
            <w:noProof/>
            <w:sz w:val="20"/>
            <w:szCs w:val="20"/>
          </w:rPr>
          <w:delText>_____________________</w:delText>
        </w:r>
      </w:del>
      <w:r w:rsidRPr="00DC59CD">
        <w:rPr>
          <w:rFonts w:ascii="Cambria" w:hAnsi="Cambria" w:cs="Times New Roman"/>
          <w:sz w:val="20"/>
          <w:szCs w:val="20"/>
        </w:rPr>
        <w:t xml:space="preserve">.  The Company has spent/will be spending huge amount in developing a basic/special training program for its employees who are not aware about the working of the Company and also about the nature of its business. The Company has thus agreed to provide such special training through its experts/trainers to the Employee through its said special training program. The Company has also agreed to provide practical training in any of the fields mentioned in clause (A) above depending upon the Employee’s capabilities during which a lot of confidential information will be disclosed to the Employee. </w:t>
      </w:r>
    </w:p>
    <w:p w14:paraId="72918981" w14:textId="77777777" w:rsidR="003F664A" w:rsidRPr="00DC59CD" w:rsidRDefault="003F664A" w:rsidP="003F664A">
      <w:pPr>
        <w:pStyle w:val="Title"/>
        <w:spacing w:line="360" w:lineRule="auto"/>
        <w:jc w:val="both"/>
        <w:rPr>
          <w:rFonts w:ascii="Cambria" w:hAnsi="Cambria" w:cs="Times New Roman"/>
          <w:b/>
          <w:sz w:val="20"/>
          <w:szCs w:val="20"/>
        </w:rPr>
      </w:pPr>
    </w:p>
    <w:p w14:paraId="54550A08" w14:textId="2B1F2E1B" w:rsidR="003F664A" w:rsidRPr="00DC59CD" w:rsidRDefault="003F664A" w:rsidP="003F664A">
      <w:pPr>
        <w:pStyle w:val="Title"/>
        <w:spacing w:line="360" w:lineRule="auto"/>
        <w:jc w:val="both"/>
        <w:rPr>
          <w:rFonts w:ascii="Cambria" w:hAnsi="Cambria" w:cs="Times New Roman"/>
          <w:b/>
          <w:bCs/>
          <w:sz w:val="20"/>
          <w:szCs w:val="20"/>
        </w:rPr>
      </w:pPr>
      <w:r w:rsidRPr="00DC59CD">
        <w:rPr>
          <w:rFonts w:ascii="Cambria" w:hAnsi="Cambria" w:cs="Times New Roman"/>
          <w:sz w:val="20"/>
          <w:szCs w:val="20"/>
        </w:rPr>
        <w:t>D] </w:t>
      </w:r>
      <w:r w:rsidRPr="0034334F">
        <w:rPr>
          <w:rFonts w:ascii="Cambria" w:hAnsi="Cambria" w:cs="Times New Roman"/>
          <w:sz w:val="20"/>
          <w:szCs w:val="20"/>
        </w:rPr>
        <w:t xml:space="preserve">After the completion of special training, the Employee has agreed </w:t>
      </w:r>
      <w:r>
        <w:rPr>
          <w:rFonts w:ascii="Cambria" w:hAnsi="Cambria" w:cs="Times New Roman"/>
          <w:sz w:val="20"/>
          <w:szCs w:val="20"/>
        </w:rPr>
        <w:t xml:space="preserve">and given </w:t>
      </w:r>
      <w:ins w:id="20" w:author="Nilkanth Nikam" w:date="2021-03-23T18:56:00Z">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Gender </w:instrText>
        </w:r>
      </w:ins>
      <w:r w:rsidR="00950197">
        <w:rPr>
          <w:rFonts w:ascii="Cambria" w:hAnsi="Cambria" w:cs="Times New Roman"/>
          <w:b/>
          <w:sz w:val="20"/>
          <w:szCs w:val="20"/>
        </w:rPr>
        <w:fldChar w:fldCharType="separate"/>
      </w:r>
      <w:ins w:id="21" w:author="Nilkanth Nikam" w:date="2021-03-23T18:56:00Z">
        <w:r w:rsidR="00950197">
          <w:rPr>
            <w:rFonts w:ascii="Cambria" w:hAnsi="Cambria" w:cs="Times New Roman"/>
            <w:noProof/>
            <w:sz w:val="20"/>
            <w:szCs w:val="20"/>
          </w:rPr>
          <w:t>«Gender»</w:t>
        </w:r>
        <w:r w:rsidR="00950197">
          <w:rPr>
            <w:rFonts w:ascii="Cambria" w:hAnsi="Cambria" w:cs="Times New Roman"/>
            <w:b/>
            <w:sz w:val="20"/>
            <w:szCs w:val="20"/>
          </w:rPr>
          <w:fldChar w:fldCharType="end"/>
        </w:r>
      </w:ins>
      <w:r w:rsidR="00950197">
        <w:rPr>
          <w:rFonts w:ascii="Cambria" w:hAnsi="Cambria" w:cs="Times New Roman"/>
          <w:b/>
          <w:sz w:val="20"/>
          <w:szCs w:val="20"/>
        </w:rPr>
        <w:t xml:space="preserve"> </w:t>
      </w:r>
      <w:r>
        <w:rPr>
          <w:rFonts w:ascii="Cambria" w:hAnsi="Cambria" w:cs="Times New Roman"/>
          <w:sz w:val="20"/>
          <w:szCs w:val="20"/>
        </w:rPr>
        <w:t xml:space="preserve">assurance to the Company that </w:t>
      </w:r>
      <w:ins w:id="22" w:author="Nilkanth Nikam" w:date="2021-03-23T18:54:00Z">
        <w:r w:rsidR="00950197">
          <w:rPr>
            <w:rFonts w:ascii="Cambria" w:hAnsi="Cambria" w:cs="Times New Roman"/>
            <w:b/>
            <w:bCs/>
            <w:sz w:val="20"/>
            <w:szCs w:val="20"/>
          </w:rPr>
          <w:fldChar w:fldCharType="begin"/>
        </w:r>
        <w:r w:rsidR="00950197">
          <w:rPr>
            <w:rFonts w:ascii="Cambria" w:hAnsi="Cambria" w:cs="Times New Roman"/>
            <w:sz w:val="20"/>
            <w:szCs w:val="20"/>
          </w:rPr>
          <w:instrText xml:space="preserve"> MERGEFIELD  Abbr </w:instrText>
        </w:r>
      </w:ins>
      <w:r w:rsidR="00950197">
        <w:rPr>
          <w:rFonts w:ascii="Cambria" w:hAnsi="Cambria" w:cs="Times New Roman"/>
          <w:b/>
          <w:bCs/>
          <w:sz w:val="20"/>
          <w:szCs w:val="20"/>
        </w:rPr>
        <w:fldChar w:fldCharType="separate"/>
      </w:r>
      <w:ins w:id="23" w:author="Nilkanth Nikam" w:date="2021-03-23T18:54:00Z">
        <w:r w:rsidR="00950197">
          <w:rPr>
            <w:rFonts w:ascii="Cambria" w:hAnsi="Cambria" w:cs="Times New Roman"/>
            <w:noProof/>
            <w:sz w:val="20"/>
            <w:szCs w:val="20"/>
          </w:rPr>
          <w:t>«Abbr»</w:t>
        </w:r>
        <w:r w:rsidR="00950197">
          <w:rPr>
            <w:rFonts w:ascii="Cambria" w:hAnsi="Cambria" w:cs="Times New Roman"/>
            <w:b/>
            <w:bCs/>
            <w:sz w:val="20"/>
            <w:szCs w:val="20"/>
          </w:rPr>
          <w:fldChar w:fldCharType="end"/>
        </w:r>
      </w:ins>
      <w:r w:rsidR="00950197">
        <w:rPr>
          <w:rFonts w:ascii="Cambria" w:hAnsi="Cambria" w:cs="Times New Roman"/>
          <w:b/>
          <w:bCs/>
          <w:sz w:val="20"/>
          <w:szCs w:val="20"/>
        </w:rPr>
        <w:t xml:space="preserve"> </w:t>
      </w:r>
      <w:r>
        <w:rPr>
          <w:rFonts w:ascii="Cambria" w:hAnsi="Cambria" w:cs="Times New Roman"/>
          <w:sz w:val="20"/>
          <w:szCs w:val="20"/>
        </w:rPr>
        <w:t xml:space="preserve">shall </w:t>
      </w:r>
      <w:r w:rsidRPr="0034334F">
        <w:rPr>
          <w:rFonts w:ascii="Cambria" w:hAnsi="Cambria" w:cs="Times New Roman"/>
          <w:sz w:val="20"/>
          <w:szCs w:val="20"/>
        </w:rPr>
        <w:t>work</w:t>
      </w:r>
      <w:r>
        <w:rPr>
          <w:rFonts w:ascii="Cambria" w:hAnsi="Cambria" w:cs="Times New Roman"/>
          <w:sz w:val="20"/>
          <w:szCs w:val="20"/>
        </w:rPr>
        <w:t xml:space="preserve"> for the Company and </w:t>
      </w:r>
      <w:r w:rsidRPr="0034334F">
        <w:rPr>
          <w:rFonts w:ascii="Cambria" w:hAnsi="Cambria" w:cs="Times New Roman"/>
          <w:sz w:val="20"/>
          <w:szCs w:val="20"/>
        </w:rPr>
        <w:t xml:space="preserve">perform various activities in several capacities as per the direction/s of the Company from time to time for a </w:t>
      </w:r>
      <w:r>
        <w:rPr>
          <w:rFonts w:ascii="Cambria" w:hAnsi="Cambria" w:cs="Times New Roman"/>
          <w:sz w:val="20"/>
          <w:szCs w:val="20"/>
        </w:rPr>
        <w:t xml:space="preserve">minimum service </w:t>
      </w:r>
      <w:r w:rsidRPr="0034334F">
        <w:rPr>
          <w:rFonts w:ascii="Cambria" w:hAnsi="Cambria" w:cs="Times New Roman"/>
          <w:sz w:val="20"/>
          <w:szCs w:val="20"/>
        </w:rPr>
        <w:t>period of</w:t>
      </w:r>
      <w:r>
        <w:rPr>
          <w:rFonts w:ascii="Cambria" w:hAnsi="Cambria" w:cs="Times New Roman"/>
          <w:sz w:val="20"/>
          <w:szCs w:val="20"/>
        </w:rPr>
        <w:t xml:space="preserve"> </w:t>
      </w:r>
      <w:ins w:id="24" w:author="Nilkanth Nikam" w:date="2021-03-23T18:54:00Z">
        <w:r>
          <w:rPr>
            <w:rFonts w:ascii="Cambria" w:hAnsi="Cambria" w:cs="Times New Roman"/>
            <w:sz w:val="20"/>
            <w:szCs w:val="20"/>
          </w:rPr>
          <w:fldChar w:fldCharType="begin"/>
        </w:r>
        <w:r>
          <w:rPr>
            <w:rFonts w:ascii="Cambria" w:hAnsi="Cambria" w:cs="Times New Roman"/>
            <w:sz w:val="20"/>
            <w:szCs w:val="20"/>
          </w:rPr>
          <w:instrText xml:space="preserve"> MERGEFIELD  AgreementPeriod </w:instrText>
        </w:r>
      </w:ins>
      <w:r>
        <w:rPr>
          <w:rFonts w:ascii="Cambria" w:hAnsi="Cambria" w:cs="Times New Roman"/>
          <w:sz w:val="20"/>
          <w:szCs w:val="20"/>
        </w:rPr>
        <w:fldChar w:fldCharType="separate"/>
      </w:r>
      <w:ins w:id="25" w:author="Nilkanth Nikam" w:date="2021-03-23T18:54:00Z">
        <w:r w:rsidR="00105AE5">
          <w:rPr>
            <w:rFonts w:ascii="Cambria" w:hAnsi="Cambria" w:cs="Times New Roman"/>
            <w:sz w:val="20"/>
            <w:szCs w:val="20"/>
          </w:rPr>
          <w:fldChar w:fldCharType="begin"/>
        </w:r>
        <w:r w:rsidR="00105AE5">
          <w:rPr>
            <w:rFonts w:ascii="Cambria" w:hAnsi="Cambria" w:cs="Times New Roman"/>
            <w:sz w:val="20"/>
            <w:szCs w:val="20"/>
          </w:rPr>
          <w:instrText xml:space="preserve"> MERGEFIELD  AgreementPeriod </w:instrText>
        </w:r>
      </w:ins>
      <w:r w:rsidR="00105AE5">
        <w:rPr>
          <w:rFonts w:ascii="Cambria" w:hAnsi="Cambria" w:cs="Times New Roman"/>
          <w:sz w:val="20"/>
          <w:szCs w:val="20"/>
        </w:rPr>
        <w:fldChar w:fldCharType="separate"/>
      </w:r>
      <w:ins w:id="26" w:author="Nilkanth Nikam" w:date="2021-03-23T18:54:00Z">
        <w:r w:rsidR="00105AE5">
          <w:rPr>
            <w:rFonts w:ascii="Cambria" w:hAnsi="Cambria" w:cs="Times New Roman"/>
            <w:noProof/>
            <w:sz w:val="20"/>
            <w:szCs w:val="20"/>
          </w:rPr>
          <w:t>«AgreementPeriod»</w:t>
        </w:r>
        <w:r w:rsidR="00105AE5">
          <w:rPr>
            <w:rFonts w:ascii="Cambria" w:hAnsi="Cambria" w:cs="Times New Roman"/>
            <w:sz w:val="20"/>
            <w:szCs w:val="20"/>
          </w:rPr>
          <w:fldChar w:fldCharType="end"/>
        </w:r>
        <w:r>
          <w:rPr>
            <w:rFonts w:ascii="Cambria" w:hAnsi="Cambria" w:cs="Times New Roman"/>
            <w:noProof/>
            <w:sz w:val="20"/>
            <w:szCs w:val="20"/>
          </w:rPr>
          <w:t xml:space="preserve"> years</w:t>
        </w:r>
        <w:r>
          <w:rPr>
            <w:rFonts w:ascii="Cambria" w:hAnsi="Cambria" w:cs="Times New Roman"/>
            <w:sz w:val="20"/>
            <w:szCs w:val="20"/>
          </w:rPr>
          <w:fldChar w:fldCharType="end"/>
        </w:r>
      </w:ins>
      <w:del w:id="27" w:author="Nilkanth Nikam" w:date="2021-03-23T18:54:00Z">
        <w:r w:rsidDel="00E162D6">
          <w:rPr>
            <w:rFonts w:ascii="Cambria" w:hAnsi="Cambria" w:cs="Times New Roman"/>
            <w:sz w:val="20"/>
            <w:szCs w:val="20"/>
          </w:rPr>
          <w:delText>5 years</w:delText>
        </w:r>
      </w:del>
      <w:r w:rsidRPr="00DC59CD">
        <w:rPr>
          <w:rFonts w:ascii="Cambria" w:hAnsi="Cambria" w:cs="Times New Roman"/>
          <w:sz w:val="20"/>
          <w:szCs w:val="20"/>
        </w:rPr>
        <w:t xml:space="preserve">  </w:t>
      </w:r>
      <w:r>
        <w:rPr>
          <w:rFonts w:ascii="Cambria" w:hAnsi="Cambria" w:cs="Times New Roman"/>
          <w:sz w:val="20"/>
          <w:szCs w:val="20"/>
        </w:rPr>
        <w:t xml:space="preserve">commencing </w:t>
      </w:r>
      <w:r w:rsidRPr="0034334F">
        <w:rPr>
          <w:rFonts w:ascii="Cambria" w:hAnsi="Cambria" w:cs="Times New Roman"/>
          <w:sz w:val="20"/>
          <w:szCs w:val="20"/>
        </w:rPr>
        <w:t xml:space="preserve">from the </w:t>
      </w:r>
      <w:r>
        <w:rPr>
          <w:rFonts w:ascii="Cambria" w:hAnsi="Cambria" w:cs="Times New Roman"/>
          <w:sz w:val="20"/>
          <w:szCs w:val="20"/>
        </w:rPr>
        <w:t xml:space="preserve">date of completion of special training program(“Minimum </w:t>
      </w:r>
      <w:r w:rsidRPr="00FD6971">
        <w:rPr>
          <w:rFonts w:ascii="Cambria" w:hAnsi="Cambria" w:cs="Times New Roman"/>
          <w:sz w:val="20"/>
          <w:szCs w:val="20"/>
        </w:rPr>
        <w:t>Service Commitment Period</w:t>
      </w:r>
      <w:r>
        <w:rPr>
          <w:rFonts w:ascii="Cambria" w:hAnsi="Cambria" w:cs="Times New Roman"/>
          <w:sz w:val="20"/>
          <w:szCs w:val="20"/>
        </w:rPr>
        <w:t xml:space="preserve">”), which is more specifically stated in Clause 9 below. </w:t>
      </w:r>
      <w:r w:rsidRPr="0034334F">
        <w:rPr>
          <w:rFonts w:ascii="Cambria" w:hAnsi="Cambria" w:cs="Times New Roman"/>
          <w:sz w:val="20"/>
          <w:szCs w:val="20"/>
        </w:rPr>
        <w:t xml:space="preserve">The Company </w:t>
      </w:r>
      <w:r>
        <w:rPr>
          <w:rFonts w:ascii="Cambria" w:hAnsi="Cambria" w:cs="Times New Roman"/>
          <w:sz w:val="20"/>
          <w:szCs w:val="20"/>
        </w:rPr>
        <w:t>shall have a right to</w:t>
      </w:r>
      <w:r w:rsidRPr="0034334F">
        <w:rPr>
          <w:rFonts w:ascii="Cambria" w:hAnsi="Cambria" w:cs="Times New Roman"/>
          <w:sz w:val="20"/>
          <w:szCs w:val="20"/>
        </w:rPr>
        <w:t xml:space="preserve"> appoint the Employee to work with its sister concerns or any other venture that the Company may undertake from time to time</w:t>
      </w:r>
      <w:r>
        <w:rPr>
          <w:rFonts w:ascii="Cambria" w:hAnsi="Cambria" w:cs="Times New Roman"/>
          <w:sz w:val="20"/>
          <w:szCs w:val="20"/>
        </w:rPr>
        <w:t>, which the Employee hereby agrees and accepts</w:t>
      </w:r>
      <w:r w:rsidRPr="0034334F">
        <w:rPr>
          <w:rFonts w:ascii="Cambria" w:hAnsi="Cambria" w:cs="Times New Roman"/>
          <w:sz w:val="20"/>
          <w:szCs w:val="20"/>
        </w:rPr>
        <w:t xml:space="preserve">. In such case, all the terms and conditions of this agreement would be binding on the Employee as if the Employee has signed this agreement with such sister concern of the Company. Unless stated otherwise in this agreement, it is specifically agreed that all the terms and conditions of this agreement shall be binding on the Employee from the date of execution of this </w:t>
      </w:r>
      <w:r>
        <w:rPr>
          <w:rFonts w:ascii="Cambria" w:hAnsi="Cambria" w:cs="Times New Roman"/>
          <w:sz w:val="20"/>
          <w:szCs w:val="20"/>
        </w:rPr>
        <w:t>A</w:t>
      </w:r>
      <w:r w:rsidRPr="0034334F">
        <w:rPr>
          <w:rFonts w:ascii="Cambria" w:hAnsi="Cambria" w:cs="Times New Roman"/>
          <w:sz w:val="20"/>
          <w:szCs w:val="20"/>
        </w:rPr>
        <w:t xml:space="preserve">greement till the expiry or earlier termination of this agreement unless renewed for </w:t>
      </w:r>
      <w:r>
        <w:rPr>
          <w:rFonts w:ascii="Cambria" w:hAnsi="Cambria" w:cs="Times New Roman"/>
          <w:sz w:val="20"/>
          <w:szCs w:val="20"/>
        </w:rPr>
        <w:t xml:space="preserve">a further </w:t>
      </w:r>
      <w:r w:rsidRPr="0034334F">
        <w:rPr>
          <w:rFonts w:ascii="Cambria" w:hAnsi="Cambria" w:cs="Times New Roman"/>
          <w:sz w:val="20"/>
          <w:szCs w:val="20"/>
        </w:rPr>
        <w:t>period.</w:t>
      </w:r>
    </w:p>
    <w:p w14:paraId="5D6EAB99" w14:textId="77777777" w:rsidR="003F664A" w:rsidRPr="00DC59CD" w:rsidRDefault="003F664A" w:rsidP="003F664A">
      <w:pPr>
        <w:pStyle w:val="Title"/>
        <w:spacing w:line="360" w:lineRule="auto"/>
        <w:jc w:val="both"/>
        <w:rPr>
          <w:rFonts w:ascii="Cambria" w:hAnsi="Cambria" w:cs="Times New Roman"/>
          <w:b/>
          <w:sz w:val="20"/>
          <w:szCs w:val="20"/>
        </w:rPr>
      </w:pPr>
    </w:p>
    <w:p w14:paraId="79B9EC7D"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E]</w:t>
      </w:r>
      <w:r w:rsidRPr="00DC59CD">
        <w:rPr>
          <w:rFonts w:ascii="Cambria" w:hAnsi="Cambria" w:cs="Times New Roman"/>
          <w:sz w:val="20"/>
          <w:szCs w:val="20"/>
        </w:rPr>
        <w:tab/>
        <w:t xml:space="preserve">The Company may further provide the Employee with practical training during which a lot of confidential information will be disclosed to the Employee. The Company may also promote the Employee from time to time depending upon </w:t>
      </w:r>
      <w:r>
        <w:rPr>
          <w:rFonts w:ascii="Cambria" w:hAnsi="Cambria" w:cs="Times New Roman"/>
          <w:sz w:val="20"/>
          <w:szCs w:val="20"/>
        </w:rPr>
        <w:t>his</w:t>
      </w:r>
      <w:r w:rsidRPr="00DC59CD">
        <w:rPr>
          <w:rFonts w:ascii="Cambria" w:hAnsi="Cambria" w:cs="Times New Roman"/>
          <w:sz w:val="20"/>
          <w:szCs w:val="20"/>
        </w:rPr>
        <w:t xml:space="preserve"> capabilities to perform the assigned task.</w:t>
      </w:r>
    </w:p>
    <w:p w14:paraId="6CB2646E" w14:textId="77777777" w:rsidR="003F664A" w:rsidRPr="00DC59CD" w:rsidRDefault="003F664A" w:rsidP="003F664A">
      <w:pPr>
        <w:pStyle w:val="Title"/>
        <w:spacing w:line="360" w:lineRule="auto"/>
        <w:jc w:val="both"/>
        <w:rPr>
          <w:rFonts w:ascii="Cambria" w:hAnsi="Cambria" w:cs="Times New Roman"/>
          <w:b/>
          <w:sz w:val="20"/>
          <w:szCs w:val="20"/>
        </w:rPr>
      </w:pPr>
    </w:p>
    <w:p w14:paraId="12C3B4E4"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F]</w:t>
      </w:r>
      <w:r w:rsidRPr="00DC59CD">
        <w:rPr>
          <w:rFonts w:ascii="Cambria" w:hAnsi="Cambria" w:cs="Times New Roman"/>
          <w:sz w:val="20"/>
          <w:szCs w:val="20"/>
        </w:rPr>
        <w:tab/>
        <w:t>The Company has built a strong database of</w:t>
      </w:r>
      <w:r>
        <w:rPr>
          <w:rFonts w:ascii="Cambria" w:hAnsi="Cambria" w:cs="Times New Roman"/>
          <w:sz w:val="20"/>
          <w:szCs w:val="20"/>
        </w:rPr>
        <w:t xml:space="preserve"> its</w:t>
      </w:r>
      <w:r w:rsidRPr="00DC59CD">
        <w:rPr>
          <w:rFonts w:ascii="Cambria" w:hAnsi="Cambria" w:cs="Times New Roman"/>
          <w:sz w:val="20"/>
          <w:szCs w:val="20"/>
        </w:rPr>
        <w:t xml:space="preserve"> clients which would be </w:t>
      </w:r>
      <w:r>
        <w:rPr>
          <w:rFonts w:ascii="Cambria" w:hAnsi="Cambria" w:cs="Times New Roman"/>
          <w:sz w:val="20"/>
          <w:szCs w:val="20"/>
        </w:rPr>
        <w:t>disclosed/</w:t>
      </w:r>
      <w:r w:rsidRPr="00DC59CD">
        <w:rPr>
          <w:rFonts w:ascii="Cambria" w:hAnsi="Cambria" w:cs="Times New Roman"/>
          <w:sz w:val="20"/>
          <w:szCs w:val="20"/>
        </w:rPr>
        <w:t xml:space="preserve">introduced to the Employee during the course of </w:t>
      </w:r>
      <w:r>
        <w:rPr>
          <w:rFonts w:ascii="Cambria" w:hAnsi="Cambria" w:cs="Times New Roman"/>
          <w:sz w:val="20"/>
          <w:szCs w:val="20"/>
        </w:rPr>
        <w:t>his</w:t>
      </w:r>
      <w:r w:rsidRPr="00DC59CD">
        <w:rPr>
          <w:rFonts w:ascii="Cambria" w:hAnsi="Cambria" w:cs="Times New Roman"/>
          <w:sz w:val="20"/>
          <w:szCs w:val="20"/>
        </w:rPr>
        <w:t xml:space="preserve"> training and employment</w:t>
      </w:r>
      <w:r>
        <w:rPr>
          <w:rFonts w:ascii="Cambria" w:hAnsi="Cambria" w:cs="Times New Roman"/>
          <w:sz w:val="20"/>
          <w:szCs w:val="20"/>
        </w:rPr>
        <w:t xml:space="preserve"> with the Company</w:t>
      </w:r>
      <w:r w:rsidRPr="00DC59CD">
        <w:rPr>
          <w:rFonts w:ascii="Cambria" w:hAnsi="Cambria" w:cs="Times New Roman"/>
          <w:sz w:val="20"/>
          <w:szCs w:val="20"/>
        </w:rPr>
        <w:t>. The Employee understands that the Company was required to incur considerable amount of time and expenses, great marketing skills and hard work in building such a strong database of clients. The Employee understands that the said database is of confidential nature</w:t>
      </w:r>
      <w:r>
        <w:rPr>
          <w:rFonts w:ascii="Cambria" w:hAnsi="Cambria" w:cs="Times New Roman"/>
          <w:sz w:val="20"/>
          <w:szCs w:val="20"/>
        </w:rPr>
        <w:t xml:space="preserve"> and amounts to Confidential Information of the Company</w:t>
      </w:r>
      <w:r w:rsidRPr="00DC59CD">
        <w:rPr>
          <w:rFonts w:ascii="Cambria" w:hAnsi="Cambria" w:cs="Times New Roman"/>
          <w:sz w:val="20"/>
          <w:szCs w:val="20"/>
        </w:rPr>
        <w:t>.</w:t>
      </w:r>
    </w:p>
    <w:p w14:paraId="78FF5C13" w14:textId="77777777" w:rsidR="003F664A" w:rsidRPr="00DC59CD" w:rsidRDefault="003F664A" w:rsidP="003F664A">
      <w:pPr>
        <w:pStyle w:val="Title"/>
        <w:spacing w:line="360" w:lineRule="auto"/>
        <w:jc w:val="both"/>
        <w:rPr>
          <w:rFonts w:ascii="Cambria" w:hAnsi="Cambria" w:cs="Times New Roman"/>
          <w:b/>
          <w:sz w:val="20"/>
          <w:szCs w:val="20"/>
        </w:rPr>
      </w:pPr>
    </w:p>
    <w:p w14:paraId="777C4F84"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G]</w:t>
      </w:r>
      <w:r w:rsidRPr="00DC59CD">
        <w:rPr>
          <w:rFonts w:ascii="Cambria" w:hAnsi="Cambria" w:cs="Times New Roman"/>
          <w:sz w:val="20"/>
          <w:szCs w:val="20"/>
        </w:rPr>
        <w:tab/>
        <w:t xml:space="preserve">The Company and its sister concerns have signed </w:t>
      </w:r>
      <w:r w:rsidRPr="009F6A08">
        <w:rPr>
          <w:rFonts w:ascii="Cambria" w:hAnsi="Cambria" w:cs="Times New Roman"/>
          <w:sz w:val="20"/>
          <w:szCs w:val="20"/>
        </w:rPr>
        <w:t>confidentiality agreements with their</w:t>
      </w:r>
      <w:r w:rsidRPr="00DC59CD">
        <w:rPr>
          <w:rFonts w:ascii="Cambria" w:hAnsi="Cambria" w:cs="Times New Roman"/>
          <w:sz w:val="20"/>
          <w:szCs w:val="20"/>
        </w:rPr>
        <w:t xml:space="preserve"> clients wherein the Company is under obligation to keep confidential the matters pertaining to the clients. The Employee understands that the Company would be divulging such confidential information to the Employee during the course of its training and employment</w:t>
      </w:r>
      <w:r w:rsidRPr="00767229">
        <w:rPr>
          <w:rFonts w:ascii="Cambria" w:hAnsi="Cambria" w:cs="Times New Roman"/>
          <w:sz w:val="20"/>
          <w:szCs w:val="20"/>
        </w:rPr>
        <w:t xml:space="preserve"> </w:t>
      </w:r>
      <w:r>
        <w:rPr>
          <w:rFonts w:ascii="Cambria" w:hAnsi="Cambria" w:cs="Times New Roman"/>
          <w:sz w:val="20"/>
          <w:szCs w:val="20"/>
        </w:rPr>
        <w:t>and hence the Employee is under an obligation to maintain confidentiality of such matters</w:t>
      </w:r>
      <w:r w:rsidRPr="00DC59CD">
        <w:rPr>
          <w:rFonts w:ascii="Cambria" w:hAnsi="Cambria" w:cs="Times New Roman"/>
          <w:sz w:val="20"/>
          <w:szCs w:val="20"/>
        </w:rPr>
        <w:t xml:space="preserve">. </w:t>
      </w:r>
    </w:p>
    <w:p w14:paraId="77037CA7" w14:textId="77777777" w:rsidR="003F664A" w:rsidRPr="00DC59CD" w:rsidRDefault="003F664A" w:rsidP="003F664A">
      <w:pPr>
        <w:pStyle w:val="Title"/>
        <w:spacing w:line="360" w:lineRule="auto"/>
        <w:jc w:val="both"/>
        <w:rPr>
          <w:rFonts w:ascii="Cambria" w:hAnsi="Cambria" w:cs="Times New Roman"/>
          <w:b/>
          <w:sz w:val="20"/>
          <w:szCs w:val="20"/>
        </w:rPr>
      </w:pPr>
    </w:p>
    <w:p w14:paraId="5BD1FCB1" w14:textId="44510168" w:rsidR="003F664A"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H]</w:t>
      </w:r>
      <w:r w:rsidRPr="00DC59CD">
        <w:rPr>
          <w:rFonts w:ascii="Cambria" w:hAnsi="Cambria" w:cs="Times New Roman"/>
          <w:sz w:val="20"/>
          <w:szCs w:val="20"/>
        </w:rPr>
        <w:tab/>
      </w:r>
      <w:r w:rsidRPr="00417A3E">
        <w:rPr>
          <w:rFonts w:ascii="Cambria" w:hAnsi="Cambria" w:cs="Times New Roman"/>
          <w:sz w:val="20"/>
          <w:szCs w:val="20"/>
        </w:rPr>
        <w:t>Relying on the representation made by the Employee</w:t>
      </w:r>
      <w:r>
        <w:rPr>
          <w:rFonts w:ascii="Cambria" w:hAnsi="Cambria" w:cs="Times New Roman"/>
          <w:sz w:val="20"/>
          <w:szCs w:val="20"/>
        </w:rPr>
        <w:t xml:space="preserve"> to honor the Minimum Service Commitment Period and</w:t>
      </w:r>
      <w:r w:rsidR="00105AE5">
        <w:rPr>
          <w:rFonts w:ascii="Cambria" w:hAnsi="Cambria" w:cs="Times New Roman"/>
          <w:sz w:val="20"/>
          <w:szCs w:val="20"/>
        </w:rPr>
        <w:t xml:space="preserve"> </w:t>
      </w:r>
      <w:r>
        <w:rPr>
          <w:rFonts w:ascii="Cambria" w:hAnsi="Cambria" w:cs="Times New Roman"/>
          <w:sz w:val="20"/>
          <w:szCs w:val="20"/>
        </w:rPr>
        <w:t>confidentiality obligation as stated herein</w:t>
      </w:r>
      <w:r w:rsidRPr="00E25766">
        <w:rPr>
          <w:rFonts w:ascii="Cambria" w:hAnsi="Cambria" w:cs="Arial"/>
        </w:rPr>
        <w:t xml:space="preserve">, </w:t>
      </w:r>
      <w:r w:rsidRPr="00D366C5">
        <w:rPr>
          <w:rFonts w:ascii="Cambria" w:hAnsi="Cambria" w:cs="Times New Roman"/>
          <w:sz w:val="20"/>
          <w:szCs w:val="20"/>
        </w:rPr>
        <w:t>the Company</w:t>
      </w:r>
      <w:r>
        <w:rPr>
          <w:rFonts w:ascii="Cambria" w:hAnsi="Cambria" w:cs="Arial"/>
        </w:rPr>
        <w:t xml:space="preserve"> </w:t>
      </w:r>
      <w:r w:rsidRPr="00D366C5">
        <w:rPr>
          <w:rFonts w:ascii="Cambria" w:hAnsi="Cambria" w:cs="Times New Roman"/>
          <w:sz w:val="20"/>
          <w:szCs w:val="20"/>
        </w:rPr>
        <w:t>has appointed the Employee as a</w:t>
      </w:r>
      <w:r w:rsidRPr="00DC59CD">
        <w:rPr>
          <w:rFonts w:ascii="Cambria" w:hAnsi="Cambria" w:cs="Times New Roman"/>
          <w:sz w:val="20"/>
          <w:szCs w:val="20"/>
        </w:rPr>
        <w:t xml:space="preserve"> </w:t>
      </w:r>
      <w:r>
        <w:rPr>
          <w:rFonts w:ascii="Cambria" w:hAnsi="Cambria" w:cs="Times New Roman"/>
          <w:sz w:val="20"/>
          <w:szCs w:val="20"/>
        </w:rPr>
        <w:t>“</w:t>
      </w:r>
      <w:r w:rsidR="002670F7">
        <w:rPr>
          <w:rFonts w:ascii="Cambria" w:hAnsi="Cambria" w:cs="Times New Roman"/>
          <w:sz w:val="20"/>
          <w:szCs w:val="20"/>
        </w:rPr>
        <w:fldChar w:fldCharType="begin"/>
      </w:r>
      <w:r w:rsidR="002670F7">
        <w:rPr>
          <w:rFonts w:ascii="Cambria" w:hAnsi="Cambria" w:cs="Times New Roman"/>
          <w:sz w:val="20"/>
          <w:szCs w:val="20"/>
        </w:rPr>
        <w:instrText xml:space="preserve"> MERGEFIELD  DesignationName </w:instrText>
      </w:r>
      <w:r w:rsidR="002670F7">
        <w:rPr>
          <w:rFonts w:ascii="Cambria" w:hAnsi="Cambria" w:cs="Times New Roman"/>
          <w:sz w:val="20"/>
          <w:szCs w:val="20"/>
        </w:rPr>
        <w:fldChar w:fldCharType="separate"/>
      </w:r>
      <w:r w:rsidR="002670F7">
        <w:rPr>
          <w:rFonts w:ascii="Cambria" w:hAnsi="Cambria" w:cs="Times New Roman"/>
          <w:noProof/>
          <w:sz w:val="20"/>
          <w:szCs w:val="20"/>
        </w:rPr>
        <w:t>«Designation»</w:t>
      </w:r>
      <w:r w:rsidR="002670F7">
        <w:rPr>
          <w:rFonts w:ascii="Cambria" w:hAnsi="Cambria" w:cs="Times New Roman"/>
          <w:sz w:val="20"/>
          <w:szCs w:val="20"/>
        </w:rPr>
        <w:fldChar w:fldCharType="end"/>
      </w:r>
      <w:r>
        <w:rPr>
          <w:rFonts w:ascii="Cambria" w:hAnsi="Cambria" w:cs="Times New Roman"/>
          <w:sz w:val="20"/>
          <w:szCs w:val="20"/>
        </w:rPr>
        <w:t>”</w:t>
      </w:r>
      <w:r w:rsidRPr="001B2FB9">
        <w:rPr>
          <w:rFonts w:ascii="Cambria" w:hAnsi="Cambria" w:cs="Times New Roman"/>
          <w:sz w:val="20"/>
          <w:szCs w:val="20"/>
        </w:rPr>
        <w:t xml:space="preserve"> </w:t>
      </w:r>
      <w:r w:rsidRPr="0034334F">
        <w:rPr>
          <w:rFonts w:ascii="Cambria" w:hAnsi="Cambria" w:cs="Times New Roman"/>
          <w:sz w:val="20"/>
          <w:szCs w:val="20"/>
        </w:rPr>
        <w:t>in the Company</w:t>
      </w:r>
      <w:r>
        <w:rPr>
          <w:rFonts w:ascii="Cambria" w:hAnsi="Cambria" w:cs="Times New Roman"/>
          <w:sz w:val="20"/>
          <w:szCs w:val="20"/>
        </w:rPr>
        <w:t xml:space="preserve"> with effect from </w:t>
      </w:r>
      <w:ins w:id="28" w:author="Nilkanth Nikam" w:date="2021-03-23T18:57:00Z">
        <w:r w:rsidR="00105AE5">
          <w:rPr>
            <w:rFonts w:ascii="Cambria" w:hAnsi="Cambria" w:cs="Times New Roman"/>
            <w:sz w:val="20"/>
            <w:szCs w:val="20"/>
          </w:rPr>
          <w:fldChar w:fldCharType="begin"/>
        </w:r>
        <w:r w:rsidR="00105AE5">
          <w:rPr>
            <w:rFonts w:ascii="Cambria" w:hAnsi="Cambria" w:cs="Times New Roman"/>
            <w:sz w:val="20"/>
            <w:szCs w:val="20"/>
          </w:rPr>
          <w:instrText xml:space="preserve"> MERGEFIELD  LetterDate </w:instrText>
        </w:r>
      </w:ins>
      <w:r w:rsidR="00105AE5">
        <w:rPr>
          <w:rFonts w:ascii="Cambria" w:hAnsi="Cambria" w:cs="Times New Roman"/>
          <w:sz w:val="20"/>
          <w:szCs w:val="20"/>
        </w:rPr>
        <w:fldChar w:fldCharType="separate"/>
      </w:r>
      <w:ins w:id="29" w:author="Nilkanth Nikam" w:date="2021-03-23T18:57:00Z">
        <w:r w:rsidR="00105AE5">
          <w:rPr>
            <w:rFonts w:ascii="Cambria" w:hAnsi="Cambria" w:cs="Times New Roman"/>
            <w:noProof/>
            <w:sz w:val="20"/>
            <w:szCs w:val="20"/>
          </w:rPr>
          <w:t>«LetterDate»</w:t>
        </w:r>
        <w:r w:rsidR="00105AE5">
          <w:rPr>
            <w:rFonts w:ascii="Cambria" w:hAnsi="Cambria" w:cs="Times New Roman"/>
            <w:sz w:val="20"/>
            <w:szCs w:val="20"/>
          </w:rPr>
          <w:fldChar w:fldCharType="end"/>
        </w:r>
      </w:ins>
      <w:r w:rsidR="00105AE5">
        <w:rPr>
          <w:rFonts w:ascii="Cambria" w:hAnsi="Cambria" w:cs="Times New Roman"/>
          <w:noProof/>
          <w:sz w:val="20"/>
          <w:szCs w:val="20"/>
        </w:rPr>
        <w:t>.</w:t>
      </w:r>
      <w:r>
        <w:rPr>
          <w:rFonts w:ascii="Cambria" w:hAnsi="Cambria" w:cs="Times New Roman"/>
          <w:sz w:val="20"/>
          <w:szCs w:val="20"/>
        </w:rPr>
        <w:t xml:space="preserve"> </w:t>
      </w:r>
      <w:r>
        <w:rPr>
          <w:rFonts w:ascii="Cambria" w:hAnsi="Cambria"/>
          <w:sz w:val="20"/>
          <w:szCs w:val="20"/>
        </w:rPr>
        <w:t>v</w:t>
      </w:r>
      <w:r w:rsidRPr="004A43CF">
        <w:rPr>
          <w:rFonts w:ascii="Cambria" w:hAnsi="Cambria"/>
          <w:sz w:val="20"/>
          <w:szCs w:val="20"/>
        </w:rPr>
        <w:t xml:space="preserve">ide appointment letter dated </w:t>
      </w:r>
      <w:ins w:id="30" w:author="Nilkanth Nikam" w:date="2021-03-23T18:58:00Z">
        <w:r w:rsidR="00105AE5">
          <w:rPr>
            <w:rFonts w:ascii="Cambria" w:hAnsi="Cambria" w:cs="Times New Roman"/>
            <w:noProof/>
            <w:sz w:val="20"/>
            <w:szCs w:val="20"/>
          </w:rPr>
          <w:fldChar w:fldCharType="begin"/>
        </w:r>
        <w:r w:rsidR="00105AE5">
          <w:rPr>
            <w:rFonts w:ascii="Cambria" w:hAnsi="Cambria" w:cs="Times New Roman"/>
            <w:noProof/>
            <w:sz w:val="20"/>
            <w:szCs w:val="20"/>
          </w:rPr>
          <w:instrText xml:space="preserve"> MERGEFIELD  AppointDate </w:instrText>
        </w:r>
      </w:ins>
      <w:r w:rsidR="00105AE5">
        <w:rPr>
          <w:rFonts w:ascii="Cambria" w:hAnsi="Cambria" w:cs="Times New Roman"/>
          <w:noProof/>
          <w:sz w:val="20"/>
          <w:szCs w:val="20"/>
        </w:rPr>
        <w:fldChar w:fldCharType="separate"/>
      </w:r>
      <w:ins w:id="31" w:author="Nilkanth Nikam" w:date="2021-03-23T18:58:00Z">
        <w:r w:rsidR="00105AE5">
          <w:rPr>
            <w:rFonts w:ascii="Cambria" w:hAnsi="Cambria" w:cs="Times New Roman"/>
            <w:noProof/>
            <w:sz w:val="20"/>
            <w:szCs w:val="20"/>
          </w:rPr>
          <w:t>«AppointDate»</w:t>
        </w:r>
        <w:r w:rsidR="00105AE5">
          <w:rPr>
            <w:rFonts w:ascii="Cambria" w:hAnsi="Cambria" w:cs="Times New Roman"/>
            <w:noProof/>
            <w:sz w:val="20"/>
            <w:szCs w:val="20"/>
          </w:rPr>
          <w:fldChar w:fldCharType="end"/>
        </w:r>
      </w:ins>
      <w:r w:rsidR="00105AE5">
        <w:rPr>
          <w:rFonts w:ascii="Cambria" w:hAnsi="Cambria" w:cs="Times New Roman"/>
          <w:noProof/>
          <w:sz w:val="20"/>
          <w:szCs w:val="20"/>
        </w:rPr>
        <w:t>.</w:t>
      </w:r>
      <w:r>
        <w:rPr>
          <w:rFonts w:ascii="Cambria" w:hAnsi="Cambria" w:cs="Times New Roman"/>
          <w:noProof/>
          <w:sz w:val="20"/>
          <w:szCs w:val="20"/>
        </w:rPr>
        <w:t xml:space="preserve"> </w:t>
      </w:r>
      <w:r w:rsidRPr="0034334F">
        <w:rPr>
          <w:rFonts w:ascii="Cambria" w:hAnsi="Cambria" w:cs="Times New Roman"/>
          <w:sz w:val="20"/>
          <w:szCs w:val="20"/>
        </w:rPr>
        <w:t xml:space="preserve">The Employee has agreed </w:t>
      </w:r>
      <w:r>
        <w:rPr>
          <w:rFonts w:ascii="Cambria" w:hAnsi="Cambria" w:cs="Times New Roman"/>
          <w:sz w:val="20"/>
          <w:szCs w:val="20"/>
        </w:rPr>
        <w:t xml:space="preserve">and </w:t>
      </w:r>
      <w:r w:rsidRPr="0034334F">
        <w:rPr>
          <w:rFonts w:ascii="Cambria" w:hAnsi="Cambria" w:cs="Times New Roman"/>
          <w:sz w:val="20"/>
          <w:szCs w:val="20"/>
        </w:rPr>
        <w:t>accepted the appointment of the Company upon the terms and conditions contained</w:t>
      </w:r>
      <w:r>
        <w:rPr>
          <w:rFonts w:ascii="Cambria" w:hAnsi="Cambria" w:cs="Times New Roman"/>
          <w:sz w:val="20"/>
          <w:szCs w:val="20"/>
        </w:rPr>
        <w:t xml:space="preserve"> therein</w:t>
      </w:r>
      <w:r w:rsidRPr="0034334F">
        <w:rPr>
          <w:rFonts w:ascii="Cambria" w:hAnsi="Cambria" w:cs="Times New Roman"/>
          <w:sz w:val="20"/>
          <w:szCs w:val="20"/>
        </w:rPr>
        <w:t>.</w:t>
      </w:r>
    </w:p>
    <w:p w14:paraId="21D7ED0B" w14:textId="77777777" w:rsidR="003F664A" w:rsidRDefault="003F664A" w:rsidP="003F664A">
      <w:pPr>
        <w:pStyle w:val="Title"/>
        <w:spacing w:line="360" w:lineRule="auto"/>
        <w:jc w:val="both"/>
        <w:rPr>
          <w:rFonts w:ascii="Cambria" w:hAnsi="Cambria" w:cs="Times New Roman"/>
          <w:b/>
          <w:sz w:val="20"/>
          <w:szCs w:val="20"/>
        </w:rPr>
      </w:pPr>
    </w:p>
    <w:p w14:paraId="73AD7132"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I] Now, the Employee and the Company are entering into this Agreement so as to record the detailed terms of the employment of the Employee in writing as contained herein.</w:t>
      </w:r>
    </w:p>
    <w:p w14:paraId="5FDC7FD3" w14:textId="77777777" w:rsidR="003F664A" w:rsidRPr="00DC59CD" w:rsidRDefault="003F664A" w:rsidP="003F664A">
      <w:pPr>
        <w:pStyle w:val="Title"/>
        <w:spacing w:line="360" w:lineRule="auto"/>
        <w:jc w:val="both"/>
        <w:rPr>
          <w:rFonts w:ascii="Cambria" w:hAnsi="Cambria" w:cs="Times New Roman"/>
          <w:b/>
          <w:sz w:val="20"/>
          <w:szCs w:val="20"/>
        </w:rPr>
      </w:pPr>
    </w:p>
    <w:p w14:paraId="2920BAD0" w14:textId="77777777" w:rsidR="003F664A" w:rsidRPr="00DC59CD" w:rsidRDefault="003F664A" w:rsidP="003F664A">
      <w:pPr>
        <w:pStyle w:val="Title"/>
        <w:spacing w:line="360" w:lineRule="auto"/>
        <w:jc w:val="both"/>
        <w:rPr>
          <w:rFonts w:ascii="Cambria" w:hAnsi="Cambria" w:cs="Times New Roman"/>
          <w:sz w:val="20"/>
          <w:szCs w:val="20"/>
        </w:rPr>
      </w:pPr>
      <w:r w:rsidRPr="00DC59CD">
        <w:rPr>
          <w:rFonts w:ascii="Cambria" w:hAnsi="Cambria" w:cs="Times New Roman"/>
          <w:sz w:val="20"/>
          <w:szCs w:val="20"/>
        </w:rPr>
        <w:t>NOW THIS INDENTURE WITNESSTH AND IT IS HEREBY AGREED BY AND BETWEEN THE PARTIES HERETO AS FOLLOWS:</w:t>
      </w:r>
    </w:p>
    <w:p w14:paraId="67AB8C63" w14:textId="77777777" w:rsidR="003F664A" w:rsidRPr="00DC59CD" w:rsidRDefault="003F664A" w:rsidP="003F664A">
      <w:pPr>
        <w:pStyle w:val="Title"/>
        <w:spacing w:line="360" w:lineRule="auto"/>
        <w:jc w:val="both"/>
        <w:rPr>
          <w:rFonts w:ascii="Cambria" w:hAnsi="Cambria" w:cs="Times New Roman"/>
          <w:b/>
          <w:sz w:val="20"/>
          <w:szCs w:val="20"/>
        </w:rPr>
      </w:pPr>
    </w:p>
    <w:p w14:paraId="3B358F1A"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sidRPr="00DC59CD">
        <w:rPr>
          <w:rFonts w:ascii="Cambria" w:hAnsi="Cambria" w:cs="Times New Roman"/>
          <w:sz w:val="20"/>
          <w:szCs w:val="20"/>
        </w:rPr>
        <w:tab/>
        <w:t>DEFINITIONS AND INTERPRETATIONS</w:t>
      </w:r>
    </w:p>
    <w:p w14:paraId="10BFA9D2"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1.1</w:t>
      </w:r>
      <w:r w:rsidRPr="00DC59CD">
        <w:rPr>
          <w:rFonts w:ascii="Cambria" w:hAnsi="Cambria" w:cs="Times New Roman"/>
          <w:sz w:val="20"/>
          <w:szCs w:val="20"/>
        </w:rPr>
        <w:tab/>
        <w:t>In this Agreement:</w:t>
      </w:r>
    </w:p>
    <w:p w14:paraId="23E29ACF" w14:textId="50FC8C1F"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a)</w:t>
      </w:r>
      <w:r w:rsidRPr="00DC59CD">
        <w:rPr>
          <w:rFonts w:ascii="Cambria" w:hAnsi="Cambria" w:cs="Times New Roman"/>
          <w:sz w:val="20"/>
          <w:szCs w:val="20"/>
        </w:rPr>
        <w:tab/>
        <w:t xml:space="preserve">‘Confidential Information’ means and includes all the information of the Company, its sister concerns, joint venture entities and such other entities that the company may undertake from time to time and which may pass through or come to the knowledge of the employee during the course of </w:t>
      </w:r>
      <w:r w:rsidR="00105AE5">
        <w:rPr>
          <w:rFonts w:ascii="Cambria" w:hAnsi="Cambria" w:cs="Times New Roman"/>
          <w:sz w:val="20"/>
          <w:szCs w:val="20"/>
        </w:rPr>
        <w:t xml:space="preserve"> </w:t>
      </w:r>
      <w:ins w:id="32" w:author="Nilkanth Nikam" w:date="2021-03-23T18:58:00Z">
        <w:r w:rsidR="00105AE5">
          <w:rPr>
            <w:rFonts w:ascii="Cambria" w:hAnsi="Cambria" w:cs="Times New Roman"/>
            <w:b/>
            <w:sz w:val="20"/>
            <w:szCs w:val="20"/>
          </w:rPr>
          <w:fldChar w:fldCharType="begin"/>
        </w:r>
        <w:r w:rsidR="00105AE5">
          <w:rPr>
            <w:rFonts w:ascii="Cambria" w:hAnsi="Cambria" w:cs="Times New Roman"/>
            <w:sz w:val="20"/>
            <w:szCs w:val="20"/>
          </w:rPr>
          <w:instrText xml:space="preserve"> MERGEFIELD  Gender </w:instrText>
        </w:r>
      </w:ins>
      <w:r w:rsidR="00105AE5">
        <w:rPr>
          <w:rFonts w:ascii="Cambria" w:hAnsi="Cambria" w:cs="Times New Roman"/>
          <w:b/>
          <w:sz w:val="20"/>
          <w:szCs w:val="20"/>
        </w:rPr>
        <w:fldChar w:fldCharType="separate"/>
      </w:r>
      <w:ins w:id="33" w:author="Nilkanth Nikam" w:date="2021-03-23T18:58:00Z">
        <w:r w:rsidR="00105AE5">
          <w:rPr>
            <w:rFonts w:ascii="Cambria" w:hAnsi="Cambria" w:cs="Times New Roman"/>
            <w:noProof/>
            <w:sz w:val="20"/>
            <w:szCs w:val="20"/>
          </w:rPr>
          <w:t>«Gender»</w:t>
        </w:r>
        <w:r w:rsidR="00105AE5">
          <w:rPr>
            <w:rFonts w:ascii="Cambria" w:hAnsi="Cambria" w:cs="Times New Roman"/>
            <w:b/>
            <w:sz w:val="20"/>
            <w:szCs w:val="20"/>
          </w:rPr>
          <w:fldChar w:fldCharType="end"/>
        </w:r>
      </w:ins>
      <w:r w:rsidR="00105AE5" w:rsidRPr="00DC59CD">
        <w:rPr>
          <w:rFonts w:ascii="Cambria" w:hAnsi="Cambria" w:cs="Times New Roman"/>
          <w:sz w:val="20"/>
          <w:szCs w:val="20"/>
        </w:rPr>
        <w:t xml:space="preserve"> </w:t>
      </w:r>
      <w:r w:rsidRPr="00DC59CD">
        <w:rPr>
          <w:rFonts w:ascii="Cambria" w:hAnsi="Cambria" w:cs="Times New Roman"/>
          <w:sz w:val="20"/>
          <w:szCs w:val="20"/>
        </w:rPr>
        <w:t>employment and training with the company pursuant to the business arrangement whether oral or written and shall include but is not limited to trade secrets, knowledge, instruments, data, documents, reports, statements, logs, records, correspondence, discussions, contracts, pricing, scope of work, know-how, inventions, techniques, processes, plans, algorithms, drawings, copies, lay-out, software programs, source code, business methods, transactions, affairs, dealings, finances and accounts, customer lists, client lists, vendor lists, ex or existing employee lists, financial information, sales and marketing plans, business information of the Company and information/data provided by the clients/ customers of the Company.</w:t>
      </w:r>
    </w:p>
    <w:p w14:paraId="4759AF8C" w14:textId="77777777" w:rsidR="003F664A" w:rsidRPr="00DC59CD" w:rsidRDefault="003F664A" w:rsidP="003F664A">
      <w:pPr>
        <w:pStyle w:val="Title"/>
        <w:spacing w:line="360" w:lineRule="auto"/>
        <w:jc w:val="both"/>
        <w:rPr>
          <w:rFonts w:ascii="Cambria" w:hAnsi="Cambria" w:cs="Times New Roman"/>
          <w:b/>
          <w:sz w:val="20"/>
          <w:szCs w:val="20"/>
        </w:rPr>
      </w:pPr>
    </w:p>
    <w:p w14:paraId="56B0581D" w14:textId="77777777" w:rsidR="003F664A" w:rsidRPr="00DC59CD" w:rsidRDefault="003F664A" w:rsidP="003F664A">
      <w:pPr>
        <w:pStyle w:val="Title"/>
        <w:spacing w:line="360" w:lineRule="auto"/>
        <w:jc w:val="both"/>
        <w:rPr>
          <w:rFonts w:ascii="Cambria" w:hAnsi="Cambria" w:cs="Times New Roman"/>
          <w:b/>
          <w:color w:val="000000"/>
          <w:sz w:val="20"/>
          <w:szCs w:val="20"/>
        </w:rPr>
      </w:pPr>
      <w:r>
        <w:rPr>
          <w:rFonts w:ascii="Cambria" w:hAnsi="Cambria" w:cs="Times New Roman"/>
          <w:sz w:val="20"/>
          <w:szCs w:val="20"/>
        </w:rPr>
        <w:t>b</w:t>
      </w:r>
      <w:r w:rsidRPr="00DC59CD">
        <w:rPr>
          <w:rFonts w:ascii="Cambria" w:hAnsi="Cambria" w:cs="Times New Roman"/>
          <w:sz w:val="20"/>
          <w:szCs w:val="20"/>
        </w:rPr>
        <w:t>)</w:t>
      </w:r>
      <w:r>
        <w:rPr>
          <w:rFonts w:ascii="Cambria" w:hAnsi="Cambria" w:cs="Times New Roman"/>
          <w:sz w:val="20"/>
          <w:szCs w:val="20"/>
        </w:rPr>
        <w:t xml:space="preserve">     </w:t>
      </w:r>
      <w:r w:rsidRPr="00DC59CD">
        <w:rPr>
          <w:rFonts w:ascii="Cambria" w:hAnsi="Cambria" w:cs="Times New Roman"/>
          <w:sz w:val="20"/>
          <w:szCs w:val="20"/>
        </w:rPr>
        <w:t xml:space="preserve"> </w:t>
      </w:r>
      <w:r>
        <w:rPr>
          <w:rFonts w:ascii="Cambria" w:hAnsi="Cambria" w:cs="Times New Roman"/>
          <w:color w:val="000000"/>
          <w:sz w:val="20"/>
          <w:szCs w:val="20"/>
        </w:rPr>
        <w:t>‘</w:t>
      </w:r>
      <w:r w:rsidRPr="00DC59CD">
        <w:rPr>
          <w:rFonts w:ascii="Cambria" w:hAnsi="Cambria" w:cs="Times New Roman"/>
          <w:sz w:val="20"/>
          <w:szCs w:val="20"/>
        </w:rPr>
        <w:t>Intellectual Property</w:t>
      </w:r>
      <w:r>
        <w:rPr>
          <w:rFonts w:ascii="Cambria" w:hAnsi="Cambria" w:cs="Times New Roman"/>
          <w:color w:val="000000"/>
          <w:sz w:val="20"/>
          <w:szCs w:val="20"/>
        </w:rPr>
        <w:t>’</w:t>
      </w:r>
      <w:r w:rsidRPr="00DC59CD">
        <w:rPr>
          <w:rFonts w:ascii="Cambria" w:hAnsi="Cambria" w:cs="Arial"/>
          <w:sz w:val="20"/>
          <w:szCs w:val="20"/>
        </w:rPr>
        <w:t xml:space="preserve"> </w:t>
      </w:r>
      <w:r w:rsidRPr="00DC59CD">
        <w:rPr>
          <w:rFonts w:ascii="Cambria" w:hAnsi="Cambria" w:cs="Times New Roman"/>
          <w:color w:val="000000"/>
          <w:sz w:val="20"/>
          <w:szCs w:val="20"/>
        </w:rPr>
        <w:t>shall mean all forms of intellectual property subsisting under the laws of India and all analogous rights subsisting under the laws of other jurisdictions and shall include any product or process of the human intellect whether registrable as patents, trademarks, copyrights, designs or otherwise such as an invention, expression or literary creation, unique name, trade secret, business method, database, industrial process, computer program, source code, process and presentation.</w:t>
      </w:r>
    </w:p>
    <w:p w14:paraId="46312A99" w14:textId="77777777" w:rsidR="003F664A" w:rsidRPr="00DC59CD" w:rsidRDefault="003F664A" w:rsidP="003F664A">
      <w:pPr>
        <w:pStyle w:val="Title"/>
        <w:spacing w:line="360" w:lineRule="auto"/>
        <w:jc w:val="both"/>
        <w:rPr>
          <w:rFonts w:ascii="Cambria" w:hAnsi="Cambria" w:cs="Times New Roman"/>
          <w:b/>
          <w:sz w:val="20"/>
          <w:szCs w:val="20"/>
        </w:rPr>
      </w:pPr>
    </w:p>
    <w:p w14:paraId="673C1628" w14:textId="77777777" w:rsidR="003F664A" w:rsidRPr="00DC59CD" w:rsidRDefault="003F664A" w:rsidP="003F664A">
      <w:pPr>
        <w:pStyle w:val="Title"/>
        <w:spacing w:line="360" w:lineRule="auto"/>
        <w:jc w:val="both"/>
        <w:rPr>
          <w:rFonts w:ascii="Cambria" w:hAnsi="Cambria" w:cs="Times New Roman"/>
          <w:b/>
          <w:color w:val="FF6600"/>
          <w:sz w:val="20"/>
          <w:szCs w:val="20"/>
        </w:rPr>
      </w:pPr>
      <w:r>
        <w:rPr>
          <w:rFonts w:ascii="Cambria" w:hAnsi="Cambria" w:cs="Times New Roman"/>
          <w:sz w:val="20"/>
          <w:szCs w:val="20"/>
        </w:rPr>
        <w:t>c</w:t>
      </w:r>
      <w:r w:rsidRPr="00DC59CD">
        <w:rPr>
          <w:rFonts w:ascii="Cambria" w:hAnsi="Cambria" w:cs="Times New Roman"/>
          <w:sz w:val="20"/>
          <w:szCs w:val="20"/>
        </w:rPr>
        <w:t>)</w:t>
      </w:r>
      <w:r w:rsidRPr="00DC59CD">
        <w:rPr>
          <w:rFonts w:ascii="Cambria" w:hAnsi="Cambria" w:cs="Times New Roman"/>
          <w:sz w:val="20"/>
          <w:szCs w:val="20"/>
        </w:rPr>
        <w:tab/>
        <w:t>‘</w:t>
      </w:r>
      <w:r w:rsidRPr="00DC59CD">
        <w:rPr>
          <w:rFonts w:ascii="Cambria" w:hAnsi="Cambria" w:cs="Times New Roman"/>
          <w:color w:val="000000"/>
          <w:sz w:val="20"/>
          <w:szCs w:val="20"/>
        </w:rPr>
        <w:t xml:space="preserve">Intellectual Property Rights’ means all rights, benefits, title or interest in or to any Intellectual Property, anywhere in the world (whether registered or not and including all applications for the same);  </w:t>
      </w:r>
    </w:p>
    <w:p w14:paraId="072AEFED" w14:textId="77777777" w:rsidR="003F664A" w:rsidRPr="00DC59CD" w:rsidRDefault="003F664A" w:rsidP="003F664A">
      <w:pPr>
        <w:pStyle w:val="Title"/>
        <w:spacing w:line="360" w:lineRule="auto"/>
        <w:jc w:val="both"/>
        <w:rPr>
          <w:rFonts w:ascii="Cambria" w:hAnsi="Cambria" w:cs="Times New Roman"/>
          <w:b/>
          <w:color w:val="FF6600"/>
          <w:sz w:val="20"/>
          <w:szCs w:val="20"/>
        </w:rPr>
      </w:pPr>
    </w:p>
    <w:p w14:paraId="15430016" w14:textId="77777777" w:rsidR="003F664A" w:rsidRPr="00DC59CD" w:rsidRDefault="003F664A" w:rsidP="003F664A">
      <w:pPr>
        <w:pStyle w:val="Title"/>
        <w:spacing w:line="360" w:lineRule="auto"/>
        <w:jc w:val="both"/>
        <w:rPr>
          <w:rFonts w:ascii="Cambria" w:hAnsi="Cambria" w:cs="Times New Roman"/>
          <w:b/>
          <w:color w:val="000000"/>
          <w:sz w:val="20"/>
          <w:szCs w:val="20"/>
        </w:rPr>
      </w:pPr>
      <w:r>
        <w:rPr>
          <w:rFonts w:ascii="Cambria" w:hAnsi="Cambria" w:cs="Times New Roman"/>
          <w:color w:val="000000"/>
          <w:sz w:val="20"/>
          <w:szCs w:val="20"/>
        </w:rPr>
        <w:t>d</w:t>
      </w:r>
      <w:r w:rsidRPr="00DC59CD">
        <w:rPr>
          <w:rFonts w:ascii="Cambria" w:hAnsi="Cambria" w:cs="Times New Roman"/>
          <w:color w:val="000000"/>
          <w:sz w:val="20"/>
          <w:szCs w:val="20"/>
        </w:rPr>
        <w:t>)</w:t>
      </w:r>
      <w:r w:rsidRPr="00DC59CD">
        <w:rPr>
          <w:rFonts w:ascii="Cambria" w:hAnsi="Cambria" w:cs="Times New Roman"/>
          <w:color w:val="000000"/>
          <w:sz w:val="20"/>
          <w:szCs w:val="20"/>
        </w:rPr>
        <w:tab/>
        <w:t xml:space="preserve">‘Abandonment of Service’ means giving up </w:t>
      </w:r>
      <w:r>
        <w:rPr>
          <w:rFonts w:ascii="Cambria" w:hAnsi="Cambria" w:cs="Times New Roman"/>
          <w:color w:val="000000"/>
          <w:sz w:val="20"/>
          <w:szCs w:val="20"/>
        </w:rPr>
        <w:t>the</w:t>
      </w:r>
      <w:r w:rsidRPr="00DC59CD">
        <w:rPr>
          <w:rFonts w:ascii="Cambria" w:hAnsi="Cambria" w:cs="Times New Roman"/>
          <w:color w:val="000000"/>
          <w:sz w:val="20"/>
          <w:szCs w:val="20"/>
        </w:rPr>
        <w:t xml:space="preserve"> services of the Company and/or abstains from joining the work without sanctioned leave from the Company for </w:t>
      </w:r>
      <w:r w:rsidRPr="00DC59CD">
        <w:rPr>
          <w:rFonts w:ascii="Cambria" w:hAnsi="Cambria" w:cs="Times New Roman"/>
          <w:i/>
          <w:color w:val="000000"/>
          <w:sz w:val="20"/>
          <w:szCs w:val="20"/>
        </w:rPr>
        <w:t xml:space="preserve">a minimum of </w:t>
      </w:r>
      <w:r w:rsidRPr="00DC59CD">
        <w:rPr>
          <w:rFonts w:ascii="Cambria" w:hAnsi="Cambria" w:cs="Times New Roman"/>
          <w:color w:val="000000"/>
          <w:sz w:val="20"/>
          <w:szCs w:val="20"/>
        </w:rPr>
        <w:t xml:space="preserve">3(Three) consecutive days.  </w:t>
      </w:r>
    </w:p>
    <w:p w14:paraId="46670D2E" w14:textId="77777777" w:rsidR="003F664A" w:rsidRPr="00DC59CD" w:rsidRDefault="003F664A" w:rsidP="003F664A">
      <w:pPr>
        <w:pStyle w:val="Title"/>
        <w:spacing w:line="360" w:lineRule="auto"/>
        <w:jc w:val="both"/>
        <w:rPr>
          <w:rFonts w:ascii="Cambria" w:hAnsi="Cambria" w:cs="Times New Roman"/>
          <w:b/>
          <w:color w:val="000000"/>
          <w:sz w:val="20"/>
          <w:szCs w:val="20"/>
        </w:rPr>
      </w:pPr>
    </w:p>
    <w:p w14:paraId="7A717899" w14:textId="77777777" w:rsidR="003F664A" w:rsidRDefault="003F664A" w:rsidP="003F664A">
      <w:pPr>
        <w:pStyle w:val="Title"/>
        <w:spacing w:line="360" w:lineRule="auto"/>
        <w:jc w:val="both"/>
        <w:rPr>
          <w:rFonts w:ascii="Cambria" w:hAnsi="Cambria" w:cs="Times New Roman"/>
          <w:b/>
          <w:sz w:val="20"/>
          <w:szCs w:val="20"/>
        </w:rPr>
      </w:pPr>
      <w:r>
        <w:rPr>
          <w:rFonts w:ascii="Cambria" w:hAnsi="Cambria" w:cs="Times New Roman"/>
          <w:color w:val="000000"/>
          <w:sz w:val="20"/>
          <w:szCs w:val="20"/>
        </w:rPr>
        <w:t>e</w:t>
      </w:r>
      <w:r w:rsidRPr="00DC59CD">
        <w:rPr>
          <w:rFonts w:ascii="Cambria" w:hAnsi="Cambria" w:cs="Times New Roman"/>
          <w:color w:val="000000"/>
          <w:sz w:val="20"/>
          <w:szCs w:val="20"/>
        </w:rPr>
        <w:t>)</w:t>
      </w:r>
      <w:r w:rsidRPr="00DC59CD">
        <w:rPr>
          <w:rFonts w:ascii="Cambria" w:hAnsi="Cambria" w:cs="Times New Roman"/>
          <w:color w:val="000000"/>
          <w:sz w:val="20"/>
          <w:szCs w:val="20"/>
        </w:rPr>
        <w:tab/>
        <w:t>‘</w:t>
      </w:r>
      <w:r w:rsidRPr="00DC59CD">
        <w:rPr>
          <w:rFonts w:ascii="Cambria" w:hAnsi="Cambria" w:cs="Times New Roman"/>
          <w:sz w:val="20"/>
          <w:szCs w:val="20"/>
        </w:rPr>
        <w:t xml:space="preserve">Compete’ means and includes an act of the Employee/ its beneficiaries/agents/relatives of indulging/ associating with any other company or starting its own business either directly or indirectly in the same or similar kind of business of the Company as mentioned above. </w:t>
      </w:r>
    </w:p>
    <w:p w14:paraId="6E2C6C15" w14:textId="77777777" w:rsidR="003F664A" w:rsidRDefault="003F664A" w:rsidP="003F664A">
      <w:pPr>
        <w:pStyle w:val="Title"/>
        <w:spacing w:line="360" w:lineRule="auto"/>
        <w:jc w:val="both"/>
        <w:rPr>
          <w:rFonts w:ascii="Cambria" w:hAnsi="Cambria" w:cs="Times New Roman"/>
          <w:b/>
          <w:sz w:val="20"/>
          <w:szCs w:val="20"/>
        </w:rPr>
      </w:pPr>
    </w:p>
    <w:p w14:paraId="393B4E0D" w14:textId="77777777" w:rsidR="003F664A"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 xml:space="preserve">f) </w:t>
      </w:r>
      <w:r w:rsidRPr="005646AB">
        <w:rPr>
          <w:rFonts w:ascii="Cambria" w:hAnsi="Cambria" w:cs="Times New Roman"/>
          <w:sz w:val="20"/>
          <w:szCs w:val="20"/>
        </w:rPr>
        <w:t>Last Drawn Salary</w:t>
      </w:r>
      <w:r>
        <w:rPr>
          <w:rFonts w:ascii="Cambria" w:hAnsi="Cambria" w:cs="Times New Roman"/>
          <w:sz w:val="20"/>
          <w:szCs w:val="20"/>
        </w:rPr>
        <w:t>’ shall mean Employees</w:t>
      </w:r>
      <w:r w:rsidRPr="00BD15FC">
        <w:rPr>
          <w:rFonts w:ascii="Cambria" w:hAnsi="Cambria" w:cs="Times New Roman"/>
          <w:sz w:val="20"/>
          <w:szCs w:val="20"/>
        </w:rPr>
        <w:t xml:space="preserve"> last monthly gross salary (without</w:t>
      </w:r>
      <w:r>
        <w:rPr>
          <w:rFonts w:ascii="Cambria" w:hAnsi="Cambria" w:cs="Times New Roman"/>
          <w:sz w:val="20"/>
          <w:szCs w:val="20"/>
        </w:rPr>
        <w:t xml:space="preserve"> </w:t>
      </w:r>
      <w:r w:rsidRPr="00BD15FC">
        <w:rPr>
          <w:rFonts w:ascii="Cambria" w:hAnsi="Cambria" w:cs="Times New Roman"/>
          <w:sz w:val="20"/>
          <w:szCs w:val="20"/>
        </w:rPr>
        <w:t>deduct</w:t>
      </w:r>
      <w:r>
        <w:rPr>
          <w:rFonts w:ascii="Cambria" w:hAnsi="Cambria" w:cs="Times New Roman"/>
          <w:sz w:val="20"/>
          <w:szCs w:val="20"/>
        </w:rPr>
        <w:t>ion</w:t>
      </w:r>
      <w:r w:rsidRPr="00BD15FC">
        <w:rPr>
          <w:rFonts w:ascii="Cambria" w:hAnsi="Cambria" w:cs="Times New Roman"/>
          <w:sz w:val="20"/>
          <w:szCs w:val="20"/>
        </w:rPr>
        <w:t xml:space="preserve"> for </w:t>
      </w:r>
      <w:r>
        <w:rPr>
          <w:rFonts w:ascii="Cambria" w:hAnsi="Cambria" w:cs="Times New Roman"/>
          <w:sz w:val="20"/>
          <w:szCs w:val="20"/>
        </w:rPr>
        <w:t>t</w:t>
      </w:r>
      <w:r w:rsidRPr="00BD15FC">
        <w:rPr>
          <w:rFonts w:ascii="Cambria" w:hAnsi="Cambria" w:cs="Times New Roman"/>
          <w:sz w:val="20"/>
          <w:szCs w:val="20"/>
        </w:rPr>
        <w:t>axes and other deductions).</w:t>
      </w:r>
    </w:p>
    <w:p w14:paraId="332E1C45" w14:textId="77777777" w:rsidR="003F664A" w:rsidRDefault="003F664A" w:rsidP="003F664A">
      <w:pPr>
        <w:pStyle w:val="Title"/>
        <w:spacing w:line="360" w:lineRule="auto"/>
        <w:jc w:val="both"/>
        <w:rPr>
          <w:rFonts w:ascii="Cambria" w:hAnsi="Cambria" w:cs="Times New Roman"/>
          <w:b/>
          <w:sz w:val="20"/>
          <w:szCs w:val="20"/>
        </w:rPr>
      </w:pPr>
    </w:p>
    <w:p w14:paraId="0AFF4ADA" w14:textId="77777777" w:rsidR="003F664A" w:rsidRPr="00B7508A" w:rsidRDefault="003F664A" w:rsidP="003F664A">
      <w:pPr>
        <w:pStyle w:val="Title"/>
        <w:spacing w:line="360" w:lineRule="auto"/>
        <w:jc w:val="both"/>
        <w:rPr>
          <w:rFonts w:ascii="Cambria" w:hAnsi="Cambria" w:cs="Times New Roman"/>
          <w:b/>
          <w:sz w:val="20"/>
          <w:szCs w:val="20"/>
        </w:rPr>
      </w:pPr>
      <w:r w:rsidRPr="00B7508A">
        <w:rPr>
          <w:rFonts w:ascii="Cambria" w:hAnsi="Cambria" w:cs="Times New Roman"/>
          <w:sz w:val="20"/>
          <w:szCs w:val="20"/>
        </w:rPr>
        <w:t xml:space="preserve">g) The Company and its sister concerns have signed confidentiality agreements with their clients, binding the Company to maintain the confidentiality of all client-related information, including sensitive IT data and cyber security measures. The Employee acknowledges that during training and employment, they will be exposed to proprietary data concerning </w:t>
      </w:r>
      <w:r w:rsidRPr="00B7508A">
        <w:rPr>
          <w:rFonts w:ascii="Cambria" w:hAnsi="Cambria" w:cs="Times New Roman"/>
          <w:sz w:val="20"/>
          <w:szCs w:val="20"/>
        </w:rPr>
        <w:lastRenderedPageBreak/>
        <w:t>cyber security strategies, IT infrastructure, and client-specific IT protocols. The Employee agrees to maintain strict confidentiality regarding these aspects, treating such information as Confidential Information as defined herein.</w:t>
      </w:r>
    </w:p>
    <w:p w14:paraId="7EE7411E" w14:textId="77777777" w:rsidR="003F664A" w:rsidRDefault="003F664A" w:rsidP="003F664A">
      <w:pPr>
        <w:pStyle w:val="Title"/>
        <w:spacing w:line="360" w:lineRule="auto"/>
        <w:jc w:val="both"/>
        <w:rPr>
          <w:rFonts w:ascii="Cambria" w:hAnsi="Cambria" w:cs="Times New Roman"/>
          <w:b/>
          <w:sz w:val="20"/>
          <w:szCs w:val="20"/>
        </w:rPr>
      </w:pPr>
    </w:p>
    <w:p w14:paraId="08BA1762"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1.2</w:t>
      </w:r>
      <w:r w:rsidRPr="00DC59CD">
        <w:rPr>
          <w:rFonts w:ascii="Cambria" w:hAnsi="Cambria" w:cs="Times New Roman"/>
          <w:sz w:val="20"/>
          <w:szCs w:val="20"/>
        </w:rPr>
        <w:tab/>
        <w:t>In this Agreement, a reference to:</w:t>
      </w:r>
    </w:p>
    <w:p w14:paraId="661FCB43"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a)</w:t>
      </w:r>
      <w:r w:rsidRPr="00DC59CD">
        <w:rPr>
          <w:rFonts w:ascii="Cambria" w:hAnsi="Cambria" w:cs="Times New Roman"/>
          <w:sz w:val="20"/>
          <w:szCs w:val="20"/>
        </w:rPr>
        <w:tab/>
        <w:t>The term ‘include’ and ‘including’ shall mean ‘include without limitation’.</w:t>
      </w:r>
    </w:p>
    <w:p w14:paraId="6CC5C02C"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b)</w:t>
      </w:r>
      <w:r w:rsidRPr="00DC59CD">
        <w:rPr>
          <w:rFonts w:ascii="Cambria" w:hAnsi="Cambria" w:cs="Times New Roman"/>
          <w:sz w:val="20"/>
          <w:szCs w:val="20"/>
        </w:rPr>
        <w:tab/>
        <w:t>Reference to the terms ‘herein’, ‘hereto’, ‘hereby’, ‘hereof’, ‘hereunder’ and words of similar purport refer to this Agreement as a whole.</w:t>
      </w:r>
    </w:p>
    <w:p w14:paraId="796A5B55"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c)</w:t>
      </w:r>
      <w:r w:rsidRPr="00DC59CD">
        <w:rPr>
          <w:rFonts w:ascii="Cambria" w:hAnsi="Cambria" w:cs="Times New Roman"/>
          <w:sz w:val="20"/>
          <w:szCs w:val="20"/>
        </w:rPr>
        <w:tab/>
        <w:t>The rule of construction, if any, that a contract should be interpreted against the parties responsible for the drafting and preparation thereof, shall not apply.</w:t>
      </w:r>
    </w:p>
    <w:p w14:paraId="003EB5C2" w14:textId="77777777" w:rsidR="003F664A" w:rsidRPr="00DC59CD" w:rsidRDefault="003F664A" w:rsidP="003F664A">
      <w:pPr>
        <w:pStyle w:val="Title"/>
        <w:spacing w:line="360" w:lineRule="auto"/>
        <w:jc w:val="both"/>
        <w:rPr>
          <w:rFonts w:ascii="Cambria" w:hAnsi="Cambria" w:cs="Times New Roman"/>
          <w:b/>
          <w:sz w:val="20"/>
          <w:szCs w:val="20"/>
        </w:rPr>
      </w:pPr>
    </w:p>
    <w:p w14:paraId="00CF79EB"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1.3</w:t>
      </w:r>
      <w:r w:rsidRPr="00DC59CD">
        <w:rPr>
          <w:rFonts w:ascii="Cambria" w:hAnsi="Cambria" w:cs="Times New Roman"/>
          <w:sz w:val="20"/>
          <w:szCs w:val="20"/>
        </w:rPr>
        <w:tab/>
        <w:t>The Annexure forms part of this Agreement and shall have the same force and effect as if set out in the body of this Agreement and references to this Agreement include the Annexure.</w:t>
      </w:r>
    </w:p>
    <w:p w14:paraId="3284E6D1" w14:textId="77777777" w:rsidR="003F664A" w:rsidRPr="00DC59CD" w:rsidRDefault="003F664A" w:rsidP="003F664A">
      <w:pPr>
        <w:pStyle w:val="Title"/>
        <w:spacing w:line="360" w:lineRule="auto"/>
        <w:jc w:val="both"/>
        <w:rPr>
          <w:rFonts w:ascii="Cambria" w:hAnsi="Cambria" w:cs="Times New Roman"/>
          <w:b/>
          <w:sz w:val="20"/>
          <w:szCs w:val="20"/>
        </w:rPr>
      </w:pPr>
    </w:p>
    <w:p w14:paraId="2F97BBDA"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1.4</w:t>
      </w:r>
      <w:r w:rsidRPr="00DC59CD">
        <w:rPr>
          <w:rFonts w:ascii="Cambria" w:hAnsi="Cambria" w:cs="Times New Roman"/>
          <w:sz w:val="20"/>
          <w:szCs w:val="20"/>
        </w:rPr>
        <w:tab/>
        <w:t>The headings in this Agreement shall not affect the interpretation of this Agreement.</w:t>
      </w:r>
    </w:p>
    <w:p w14:paraId="6B0E63C6" w14:textId="77777777" w:rsidR="003F664A" w:rsidRPr="00DC59CD" w:rsidRDefault="003F664A" w:rsidP="003F664A">
      <w:pPr>
        <w:pStyle w:val="Title"/>
        <w:spacing w:line="360" w:lineRule="auto"/>
        <w:jc w:val="both"/>
        <w:rPr>
          <w:rFonts w:ascii="Cambria" w:hAnsi="Cambria" w:cs="Times New Roman"/>
          <w:b/>
          <w:sz w:val="20"/>
          <w:szCs w:val="20"/>
        </w:rPr>
      </w:pPr>
    </w:p>
    <w:p w14:paraId="22168B02"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2.  </w:t>
      </w:r>
      <w:r w:rsidRPr="00DC59CD">
        <w:rPr>
          <w:rFonts w:ascii="Cambria" w:hAnsi="Cambria" w:cs="Times New Roman"/>
          <w:sz w:val="20"/>
          <w:szCs w:val="20"/>
        </w:rPr>
        <w:tab/>
      </w:r>
      <w:r w:rsidRPr="00DC59CD">
        <w:rPr>
          <w:rFonts w:ascii="Cambria" w:hAnsi="Cambria" w:cs="Times New Roman"/>
          <w:sz w:val="20"/>
          <w:szCs w:val="20"/>
        </w:rPr>
        <w:tab/>
        <w:t xml:space="preserve">TERM, RENEWAL AND PROBATION PERIOD </w:t>
      </w:r>
    </w:p>
    <w:p w14:paraId="55DF8ABE" w14:textId="6735BD43" w:rsidR="003F664A" w:rsidRPr="00DC59CD" w:rsidRDefault="003F664A" w:rsidP="003F664A">
      <w:pPr>
        <w:pStyle w:val="BodyTextIndent"/>
        <w:suppressAutoHyphens w:val="0"/>
        <w:autoSpaceDN/>
        <w:spacing w:after="0" w:line="360" w:lineRule="auto"/>
        <w:ind w:left="0"/>
        <w:jc w:val="both"/>
        <w:textAlignment w:val="auto"/>
        <w:rPr>
          <w:rFonts w:ascii="Cambria" w:hAnsi="Cambria"/>
          <w:b/>
          <w:noProof/>
          <w:sz w:val="20"/>
          <w:szCs w:val="20"/>
        </w:rPr>
      </w:pPr>
      <w:r w:rsidRPr="00DC59CD">
        <w:rPr>
          <w:rFonts w:ascii="Cambria" w:hAnsi="Cambria"/>
          <w:b/>
          <w:sz w:val="20"/>
          <w:szCs w:val="20"/>
        </w:rPr>
        <w:t xml:space="preserve">This Agreement shall commence on </w:t>
      </w:r>
      <w:ins w:id="34" w:author="Nilkanth Nikam" w:date="2021-03-23T19:00:00Z">
        <w:r w:rsidR="00105AE5">
          <w:rPr>
            <w:rFonts w:ascii="Cambria" w:hAnsi="Cambria"/>
            <w:b/>
            <w:sz w:val="20"/>
            <w:szCs w:val="20"/>
          </w:rPr>
          <w:fldChar w:fldCharType="begin"/>
        </w:r>
        <w:r w:rsidR="00105AE5">
          <w:rPr>
            <w:rFonts w:ascii="Cambria" w:hAnsi="Cambria"/>
            <w:b/>
            <w:sz w:val="20"/>
            <w:szCs w:val="20"/>
          </w:rPr>
          <w:instrText xml:space="preserve"> MERGEFIELD  DateNormal </w:instrText>
        </w:r>
      </w:ins>
      <w:r w:rsidR="00105AE5">
        <w:rPr>
          <w:rFonts w:ascii="Cambria" w:hAnsi="Cambria"/>
          <w:b/>
          <w:sz w:val="20"/>
          <w:szCs w:val="20"/>
        </w:rPr>
        <w:fldChar w:fldCharType="separate"/>
      </w:r>
      <w:ins w:id="35" w:author="Nilkanth Nikam" w:date="2021-03-23T19:00:00Z">
        <w:r w:rsidR="00105AE5">
          <w:rPr>
            <w:rFonts w:ascii="Cambria" w:hAnsi="Cambria"/>
            <w:b/>
            <w:noProof/>
            <w:sz w:val="20"/>
            <w:szCs w:val="20"/>
          </w:rPr>
          <w:t>«DateNormal»</w:t>
        </w:r>
        <w:r w:rsidR="00105AE5">
          <w:rPr>
            <w:rFonts w:ascii="Cambria" w:hAnsi="Cambria"/>
            <w:b/>
            <w:sz w:val="20"/>
            <w:szCs w:val="20"/>
          </w:rPr>
          <w:fldChar w:fldCharType="end"/>
        </w:r>
      </w:ins>
      <w:r w:rsidR="002670F7">
        <w:rPr>
          <w:rFonts w:ascii="Cambria" w:hAnsi="Cambria"/>
          <w:b/>
          <w:sz w:val="20"/>
          <w:szCs w:val="20"/>
        </w:rPr>
        <w:t xml:space="preserve"> </w:t>
      </w:r>
      <w:r w:rsidRPr="00DA158E">
        <w:rPr>
          <w:rFonts w:ascii="Cambria" w:hAnsi="Cambria"/>
          <w:b/>
          <w:noProof/>
          <w:sz w:val="20"/>
          <w:szCs w:val="20"/>
        </w:rPr>
        <w:t>and shall continue to be in force till the date of  termination as provided under this agreement.</w:t>
      </w:r>
    </w:p>
    <w:p w14:paraId="7BDA6BA5" w14:textId="77777777" w:rsidR="003F664A" w:rsidRPr="00DC59CD" w:rsidRDefault="003F664A" w:rsidP="003F664A">
      <w:pPr>
        <w:pStyle w:val="BodyTextIndent"/>
        <w:suppressAutoHyphens w:val="0"/>
        <w:autoSpaceDN/>
        <w:spacing w:after="0" w:line="360" w:lineRule="auto"/>
        <w:ind w:left="0"/>
        <w:jc w:val="both"/>
        <w:textAlignment w:val="auto"/>
        <w:rPr>
          <w:rFonts w:ascii="Cambria" w:hAnsi="Cambria"/>
          <w:bCs/>
          <w:sz w:val="20"/>
          <w:szCs w:val="20"/>
        </w:rPr>
      </w:pPr>
      <w:r w:rsidRPr="00DC59CD">
        <w:rPr>
          <w:rFonts w:ascii="Cambria" w:hAnsi="Cambria"/>
          <w:bCs/>
          <w:sz w:val="20"/>
          <w:szCs w:val="20"/>
        </w:rPr>
        <w:t xml:space="preserve">The Employee shall be on probation for a minimum period of 06 (Six) months from the commencement date. (“Probation Period”). </w:t>
      </w:r>
      <w:r w:rsidRPr="0034334F">
        <w:rPr>
          <w:rFonts w:ascii="Cambria" w:hAnsi="Cambria"/>
          <w:bCs/>
          <w:sz w:val="20"/>
          <w:szCs w:val="20"/>
        </w:rPr>
        <w:t xml:space="preserve">The </w:t>
      </w:r>
      <w:r>
        <w:rPr>
          <w:rFonts w:ascii="Cambria" w:hAnsi="Cambria"/>
          <w:bCs/>
          <w:sz w:val="20"/>
          <w:szCs w:val="20"/>
        </w:rPr>
        <w:t>P</w:t>
      </w:r>
      <w:r w:rsidRPr="0034334F">
        <w:rPr>
          <w:rFonts w:ascii="Cambria" w:hAnsi="Cambria"/>
          <w:bCs/>
          <w:sz w:val="20"/>
          <w:szCs w:val="20"/>
        </w:rPr>
        <w:t xml:space="preserve">robation </w:t>
      </w:r>
      <w:r>
        <w:rPr>
          <w:rFonts w:ascii="Cambria" w:hAnsi="Cambria"/>
          <w:bCs/>
          <w:sz w:val="20"/>
          <w:szCs w:val="20"/>
        </w:rPr>
        <w:t>P</w:t>
      </w:r>
      <w:r w:rsidRPr="0034334F">
        <w:rPr>
          <w:rFonts w:ascii="Cambria" w:hAnsi="Cambria"/>
          <w:bCs/>
          <w:sz w:val="20"/>
          <w:szCs w:val="20"/>
        </w:rPr>
        <w:t xml:space="preserve">eriod of the Employee may be extended </w:t>
      </w:r>
      <w:r>
        <w:rPr>
          <w:rFonts w:ascii="Cambria" w:hAnsi="Cambria"/>
          <w:bCs/>
          <w:sz w:val="20"/>
          <w:szCs w:val="20"/>
        </w:rPr>
        <w:t xml:space="preserve">for a further period </w:t>
      </w:r>
      <w:r w:rsidRPr="0034334F">
        <w:rPr>
          <w:rFonts w:ascii="Cambria" w:hAnsi="Cambria"/>
          <w:bCs/>
          <w:sz w:val="20"/>
          <w:szCs w:val="20"/>
        </w:rPr>
        <w:t>in case the Company does not find hi</w:t>
      </w:r>
      <w:r>
        <w:rPr>
          <w:rFonts w:ascii="Cambria" w:hAnsi="Cambria"/>
          <w:bCs/>
          <w:sz w:val="20"/>
          <w:szCs w:val="20"/>
        </w:rPr>
        <w:t>s</w:t>
      </w:r>
      <w:r w:rsidRPr="0034334F">
        <w:rPr>
          <w:rFonts w:ascii="Cambria" w:hAnsi="Cambria"/>
          <w:bCs/>
          <w:sz w:val="20"/>
          <w:szCs w:val="20"/>
        </w:rPr>
        <w:t xml:space="preserve"> performance up to its satisfaction</w:t>
      </w:r>
      <w:r>
        <w:rPr>
          <w:rFonts w:ascii="Cambria" w:hAnsi="Cambria"/>
          <w:bCs/>
          <w:sz w:val="20"/>
          <w:szCs w:val="20"/>
        </w:rPr>
        <w:t xml:space="preserve"> or for any other reason as decided by the Company in its sole discretion</w:t>
      </w:r>
      <w:r w:rsidRPr="00DC59CD">
        <w:rPr>
          <w:rFonts w:ascii="Cambria" w:hAnsi="Cambria"/>
          <w:bCs/>
          <w:sz w:val="20"/>
          <w:szCs w:val="20"/>
        </w:rPr>
        <w:t>. After successful completion of probation period and based on the evaluation of performance by the Company, the Employee may be confirmed as a regular employee</w:t>
      </w:r>
      <w:r w:rsidRPr="00D97FD7">
        <w:rPr>
          <w:rFonts w:ascii="Cambria" w:hAnsi="Cambria"/>
          <w:bCs/>
          <w:sz w:val="20"/>
          <w:szCs w:val="20"/>
        </w:rPr>
        <w:t xml:space="preserve"> </w:t>
      </w:r>
      <w:r>
        <w:rPr>
          <w:rFonts w:ascii="Cambria" w:hAnsi="Cambria"/>
          <w:bCs/>
          <w:sz w:val="20"/>
          <w:szCs w:val="20"/>
        </w:rPr>
        <w:t>by the Company</w:t>
      </w:r>
      <w:r w:rsidRPr="00DC59CD">
        <w:rPr>
          <w:rFonts w:ascii="Cambria" w:hAnsi="Cambria"/>
          <w:bCs/>
          <w:sz w:val="20"/>
          <w:szCs w:val="20"/>
        </w:rPr>
        <w:t xml:space="preserve">. </w:t>
      </w:r>
    </w:p>
    <w:p w14:paraId="056083DE"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ab/>
      </w:r>
    </w:p>
    <w:p w14:paraId="62AF96EA"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3.</w:t>
      </w:r>
      <w:r w:rsidRPr="00DC59CD">
        <w:rPr>
          <w:rFonts w:ascii="Cambria" w:hAnsi="Cambria" w:cs="Times New Roman"/>
          <w:sz w:val="20"/>
          <w:szCs w:val="20"/>
        </w:rPr>
        <w:tab/>
        <w:t>JOB TITLE</w:t>
      </w:r>
    </w:p>
    <w:p w14:paraId="053D82DA" w14:textId="13B256DA" w:rsidR="003F664A" w:rsidRPr="00DC59CD" w:rsidRDefault="003F664A" w:rsidP="003F664A">
      <w:pPr>
        <w:pStyle w:val="Title"/>
        <w:spacing w:line="360" w:lineRule="auto"/>
        <w:jc w:val="both"/>
        <w:rPr>
          <w:rFonts w:ascii="Cambria" w:hAnsi="Cambria" w:cs="Times New Roman"/>
          <w:b/>
          <w:sz w:val="20"/>
          <w:szCs w:val="20"/>
        </w:rPr>
      </w:pPr>
      <w:r w:rsidRPr="0034334F">
        <w:rPr>
          <w:rFonts w:ascii="Cambria" w:hAnsi="Cambria" w:cs="Times New Roman"/>
          <w:sz w:val="20"/>
          <w:szCs w:val="20"/>
        </w:rPr>
        <w:t>The Company has appoint</w:t>
      </w:r>
      <w:r>
        <w:rPr>
          <w:rFonts w:ascii="Cambria" w:hAnsi="Cambria" w:cs="Times New Roman"/>
          <w:sz w:val="20"/>
          <w:szCs w:val="20"/>
        </w:rPr>
        <w:t>ed</w:t>
      </w:r>
      <w:r w:rsidRPr="0034334F">
        <w:rPr>
          <w:rFonts w:ascii="Cambria" w:hAnsi="Cambria" w:cs="Times New Roman"/>
          <w:sz w:val="20"/>
          <w:szCs w:val="20"/>
        </w:rPr>
        <w:t xml:space="preserve"> the Employee </w:t>
      </w:r>
      <w:r>
        <w:rPr>
          <w:rFonts w:ascii="Cambria" w:hAnsi="Cambria" w:cs="Times New Roman"/>
          <w:sz w:val="20"/>
          <w:szCs w:val="20"/>
        </w:rPr>
        <w:t xml:space="preserve">for the post </w:t>
      </w:r>
      <w:proofErr w:type="gramStart"/>
      <w:r>
        <w:rPr>
          <w:rFonts w:ascii="Cambria" w:hAnsi="Cambria" w:cs="Times New Roman"/>
          <w:sz w:val="20"/>
          <w:szCs w:val="20"/>
        </w:rPr>
        <w:t xml:space="preserve">of </w:t>
      </w:r>
      <w:r w:rsidR="002670F7">
        <w:rPr>
          <w:rFonts w:ascii="Cambria" w:hAnsi="Cambria" w:cs="Times New Roman"/>
          <w:sz w:val="20"/>
          <w:szCs w:val="20"/>
        </w:rPr>
        <w:t xml:space="preserve"> </w:t>
      </w:r>
      <w:r w:rsidRPr="00105AE5">
        <w:rPr>
          <w:rFonts w:ascii="Cambria" w:hAnsi="Cambria" w:cs="Times New Roman"/>
          <w:b/>
          <w:bCs/>
          <w:sz w:val="20"/>
          <w:szCs w:val="20"/>
        </w:rPr>
        <w:t>“</w:t>
      </w:r>
      <w:proofErr w:type="gramEnd"/>
      <w:r w:rsidR="002670F7" w:rsidRPr="00105AE5">
        <w:rPr>
          <w:rFonts w:ascii="Cambria" w:hAnsi="Cambria" w:cs="Times New Roman"/>
          <w:b/>
          <w:bCs/>
          <w:sz w:val="20"/>
          <w:szCs w:val="20"/>
        </w:rPr>
        <w:t>«Designation»</w:t>
      </w:r>
      <w:r w:rsidRPr="00105AE5">
        <w:rPr>
          <w:rFonts w:ascii="Cambria" w:hAnsi="Cambria" w:cs="Times New Roman"/>
          <w:b/>
          <w:bCs/>
          <w:sz w:val="20"/>
          <w:szCs w:val="20"/>
        </w:rPr>
        <w:t>”</w:t>
      </w:r>
      <w:r w:rsidRPr="00DC59CD">
        <w:rPr>
          <w:rFonts w:ascii="Cambria" w:hAnsi="Cambria" w:cs="Times New Roman"/>
          <w:sz w:val="20"/>
          <w:szCs w:val="20"/>
        </w:rPr>
        <w:t xml:space="preserve">. </w:t>
      </w:r>
      <w:r w:rsidRPr="0034334F">
        <w:rPr>
          <w:rFonts w:ascii="Cambria" w:hAnsi="Cambria" w:cs="Times New Roman"/>
          <w:sz w:val="20"/>
          <w:szCs w:val="20"/>
        </w:rPr>
        <w:t xml:space="preserve">The </w:t>
      </w:r>
      <w:r>
        <w:rPr>
          <w:rFonts w:ascii="Cambria" w:hAnsi="Cambria" w:cs="Times New Roman"/>
          <w:sz w:val="20"/>
          <w:szCs w:val="20"/>
        </w:rPr>
        <w:t>E</w:t>
      </w:r>
      <w:r w:rsidRPr="0034334F">
        <w:rPr>
          <w:rFonts w:ascii="Cambria" w:hAnsi="Cambria" w:cs="Times New Roman"/>
          <w:sz w:val="20"/>
          <w:szCs w:val="20"/>
        </w:rPr>
        <w:t xml:space="preserve">mployee </w:t>
      </w:r>
      <w:r>
        <w:rPr>
          <w:rFonts w:ascii="Cambria" w:hAnsi="Cambria" w:cs="Times New Roman"/>
          <w:sz w:val="20"/>
          <w:szCs w:val="20"/>
        </w:rPr>
        <w:t>will</w:t>
      </w:r>
      <w:r w:rsidRPr="0034334F">
        <w:rPr>
          <w:rFonts w:ascii="Cambria" w:hAnsi="Cambria" w:cs="Times New Roman"/>
          <w:sz w:val="20"/>
          <w:szCs w:val="20"/>
        </w:rPr>
        <w:t xml:space="preserve"> be provided special training for a period of 6 (six) months</w:t>
      </w:r>
      <w:r>
        <w:rPr>
          <w:rFonts w:ascii="Cambria" w:hAnsi="Cambria" w:cs="Times New Roman"/>
          <w:sz w:val="20"/>
          <w:szCs w:val="20"/>
        </w:rPr>
        <w:t xml:space="preserve"> with effect from </w:t>
      </w:r>
      <w:r w:rsidR="002670F7" w:rsidRPr="00105AE5">
        <w:rPr>
          <w:rFonts w:ascii="Cambria" w:hAnsi="Cambria" w:cs="Times New Roman"/>
          <w:b/>
          <w:sz w:val="20"/>
          <w:szCs w:val="20"/>
        </w:rPr>
        <w:t>«</w:t>
      </w:r>
      <w:proofErr w:type="spellStart"/>
      <w:ins w:id="36" w:author="Nilkanth Nikam" w:date="2021-03-23T19:03:00Z">
        <w:r w:rsidR="00105AE5" w:rsidRPr="00105AE5">
          <w:rPr>
            <w:rFonts w:ascii="Cambria" w:hAnsi="Cambria" w:cs="Times New Roman"/>
            <w:b/>
            <w:noProof/>
            <w:sz w:val="20"/>
            <w:szCs w:val="20"/>
          </w:rPr>
          <w:t>Appoint</w:t>
        </w:r>
      </w:ins>
      <w:r w:rsidR="002670F7" w:rsidRPr="00105AE5">
        <w:rPr>
          <w:rFonts w:ascii="Cambria" w:hAnsi="Cambria" w:cs="Times New Roman"/>
          <w:b/>
          <w:sz w:val="20"/>
          <w:szCs w:val="20"/>
        </w:rPr>
        <w:t>Date</w:t>
      </w:r>
      <w:proofErr w:type="spellEnd"/>
      <w:r w:rsidR="002670F7" w:rsidRPr="00105AE5">
        <w:rPr>
          <w:rFonts w:ascii="Cambria" w:hAnsi="Cambria" w:cs="Times New Roman"/>
          <w:b/>
          <w:sz w:val="20"/>
          <w:szCs w:val="20"/>
        </w:rPr>
        <w:t>»</w:t>
      </w:r>
      <w:r w:rsidRPr="00105AE5">
        <w:rPr>
          <w:rFonts w:ascii="Cambria" w:hAnsi="Cambria" w:cs="Times New Roman"/>
          <w:b/>
          <w:sz w:val="20"/>
          <w:szCs w:val="20"/>
        </w:rPr>
        <w:t>.</w:t>
      </w:r>
      <w:r w:rsidRPr="00DC59CD">
        <w:rPr>
          <w:rFonts w:ascii="Cambria" w:hAnsi="Cambria" w:cs="Times New Roman"/>
          <w:sz w:val="20"/>
          <w:szCs w:val="20"/>
        </w:rPr>
        <w:t xml:space="preserve"> The Employee agrees to perform various job duties of the Company as per the directions of the Company.  </w:t>
      </w:r>
    </w:p>
    <w:p w14:paraId="23D191A1" w14:textId="77777777" w:rsidR="003F664A" w:rsidRPr="00DC59CD" w:rsidRDefault="003F664A" w:rsidP="003F664A">
      <w:pPr>
        <w:pStyle w:val="Title"/>
        <w:spacing w:line="360" w:lineRule="auto"/>
        <w:jc w:val="both"/>
        <w:rPr>
          <w:rFonts w:ascii="Cambria" w:hAnsi="Cambria" w:cs="Times New Roman"/>
          <w:b/>
          <w:sz w:val="20"/>
          <w:szCs w:val="20"/>
        </w:rPr>
      </w:pPr>
    </w:p>
    <w:p w14:paraId="39CC9C50"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4.    </w:t>
      </w:r>
      <w:r w:rsidRPr="00DC59CD">
        <w:rPr>
          <w:rFonts w:ascii="Cambria" w:hAnsi="Cambria" w:cs="Times New Roman"/>
          <w:sz w:val="20"/>
          <w:szCs w:val="20"/>
        </w:rPr>
        <w:tab/>
        <w:t>SALARY</w:t>
      </w:r>
    </w:p>
    <w:p w14:paraId="79958632" w14:textId="3F0AC756"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The Employee’s total salary/remuneration shall be</w:t>
      </w:r>
      <w:r w:rsidR="002670F7">
        <w:rPr>
          <w:rFonts w:ascii="Cambria" w:hAnsi="Cambria" w:cs="Times New Roman"/>
          <w:sz w:val="20"/>
          <w:szCs w:val="20"/>
        </w:rPr>
        <w:t xml:space="preserve"> </w:t>
      </w:r>
      <w:r w:rsidR="002670F7" w:rsidRPr="002670F7">
        <w:rPr>
          <w:rFonts w:ascii="Cambria" w:hAnsi="Cambria" w:cs="Times New Roman"/>
          <w:b/>
          <w:bCs/>
          <w:sz w:val="20"/>
          <w:szCs w:val="20"/>
        </w:rPr>
        <w:t>Rs.</w:t>
      </w:r>
      <w:r w:rsidR="002670F7">
        <w:rPr>
          <w:rFonts w:ascii="Cambria" w:hAnsi="Cambria" w:cs="Times New Roman"/>
          <w:b/>
          <w:bCs/>
          <w:sz w:val="20"/>
          <w:szCs w:val="20"/>
        </w:rPr>
        <w:t xml:space="preserve"> </w:t>
      </w:r>
      <w:r w:rsidR="002670F7">
        <w:rPr>
          <w:rFonts w:ascii="Cambria" w:hAnsi="Cambria" w:cs="Times New Roman"/>
          <w:b/>
          <w:bCs/>
          <w:sz w:val="20"/>
          <w:szCs w:val="20"/>
        </w:rPr>
        <w:fldChar w:fldCharType="begin"/>
      </w:r>
      <w:r w:rsidR="002670F7">
        <w:rPr>
          <w:rFonts w:ascii="Cambria" w:hAnsi="Cambria" w:cs="Times New Roman"/>
          <w:b/>
          <w:bCs/>
          <w:sz w:val="20"/>
          <w:szCs w:val="20"/>
        </w:rPr>
        <w:instrText xml:space="preserve"> MERGEFIELD  Salary </w:instrText>
      </w:r>
      <w:r w:rsidR="002670F7">
        <w:rPr>
          <w:rFonts w:ascii="Cambria" w:hAnsi="Cambria" w:cs="Times New Roman"/>
          <w:b/>
          <w:bCs/>
          <w:sz w:val="20"/>
          <w:szCs w:val="20"/>
        </w:rPr>
        <w:fldChar w:fldCharType="separate"/>
      </w:r>
      <w:r w:rsidR="002670F7">
        <w:rPr>
          <w:rFonts w:ascii="Cambria" w:hAnsi="Cambria" w:cs="Times New Roman"/>
          <w:b/>
          <w:bCs/>
          <w:noProof/>
          <w:sz w:val="20"/>
          <w:szCs w:val="20"/>
        </w:rPr>
        <w:t>«Salary»</w:t>
      </w:r>
      <w:r w:rsidR="002670F7">
        <w:rPr>
          <w:rFonts w:ascii="Cambria" w:hAnsi="Cambria" w:cs="Times New Roman"/>
          <w:b/>
          <w:bCs/>
          <w:sz w:val="20"/>
          <w:szCs w:val="20"/>
        </w:rPr>
        <w:fldChar w:fldCharType="end"/>
      </w:r>
      <w:r w:rsidR="002670F7">
        <w:rPr>
          <w:rFonts w:ascii="Cambria" w:hAnsi="Cambria" w:cs="Times New Roman"/>
          <w:b/>
          <w:bCs/>
          <w:sz w:val="20"/>
          <w:szCs w:val="20"/>
        </w:rPr>
        <w:t xml:space="preserve"> /</w:t>
      </w:r>
      <w:proofErr w:type="gramStart"/>
      <w:r w:rsidR="002670F7">
        <w:rPr>
          <w:rFonts w:ascii="Cambria" w:hAnsi="Cambria" w:cs="Times New Roman"/>
          <w:b/>
          <w:bCs/>
          <w:sz w:val="20"/>
          <w:szCs w:val="20"/>
        </w:rPr>
        <w:t xml:space="preserve">- </w:t>
      </w:r>
      <w:r w:rsidR="002670F7">
        <w:rPr>
          <w:rFonts w:ascii="Cambria" w:hAnsi="Cambria" w:cs="Times New Roman"/>
          <w:sz w:val="20"/>
          <w:szCs w:val="20"/>
        </w:rPr>
        <w:t xml:space="preserve"> (</w:t>
      </w:r>
      <w:proofErr w:type="gramEnd"/>
      <w:ins w:id="37" w:author="Nilkanth Nikam" w:date="2021-03-23T19:11:00Z">
        <w:r w:rsidR="00105AE5" w:rsidRPr="00105AE5">
          <w:rPr>
            <w:rFonts w:ascii="Cambria" w:hAnsi="Cambria" w:cs="Times New Roman"/>
            <w:b/>
            <w:bCs/>
            <w:sz w:val="20"/>
            <w:szCs w:val="20"/>
          </w:rPr>
          <w:fldChar w:fldCharType="begin"/>
        </w:r>
        <w:r w:rsidR="00105AE5" w:rsidRPr="00105AE5">
          <w:rPr>
            <w:rFonts w:ascii="Cambria" w:hAnsi="Cambria" w:cs="Times New Roman"/>
            <w:b/>
            <w:bCs/>
            <w:sz w:val="20"/>
            <w:szCs w:val="20"/>
          </w:rPr>
          <w:instrText xml:space="preserve"> MERGEFIELD  SalaryInWords </w:instrText>
        </w:r>
      </w:ins>
      <w:r w:rsidR="00105AE5" w:rsidRPr="00105AE5">
        <w:rPr>
          <w:rFonts w:ascii="Cambria" w:hAnsi="Cambria" w:cs="Times New Roman"/>
          <w:b/>
          <w:bCs/>
          <w:sz w:val="20"/>
          <w:szCs w:val="20"/>
        </w:rPr>
        <w:fldChar w:fldCharType="separate"/>
      </w:r>
      <w:ins w:id="38" w:author="Nilkanth Nikam" w:date="2021-03-23T19:11:00Z">
        <w:r w:rsidR="00105AE5" w:rsidRPr="00105AE5">
          <w:rPr>
            <w:rFonts w:ascii="Cambria" w:hAnsi="Cambria" w:cs="Times New Roman"/>
            <w:b/>
            <w:bCs/>
            <w:noProof/>
            <w:sz w:val="20"/>
            <w:szCs w:val="20"/>
          </w:rPr>
          <w:t>«</w:t>
        </w:r>
        <w:proofErr w:type="spellStart"/>
        <w:r w:rsidR="00105AE5" w:rsidRPr="00105AE5">
          <w:rPr>
            <w:rFonts w:ascii="Cambria" w:hAnsi="Cambria" w:cs="Times New Roman"/>
            <w:b/>
            <w:bCs/>
            <w:noProof/>
            <w:sz w:val="20"/>
            <w:szCs w:val="20"/>
          </w:rPr>
          <w:t>SalaryInWords</w:t>
        </w:r>
        <w:proofErr w:type="spellEnd"/>
        <w:r w:rsidR="00105AE5" w:rsidRPr="00105AE5">
          <w:rPr>
            <w:rFonts w:ascii="Cambria" w:hAnsi="Cambria" w:cs="Times New Roman"/>
            <w:b/>
            <w:bCs/>
            <w:noProof/>
            <w:sz w:val="20"/>
            <w:szCs w:val="20"/>
          </w:rPr>
          <w:t>»</w:t>
        </w:r>
        <w:r w:rsidR="00105AE5" w:rsidRPr="00105AE5">
          <w:rPr>
            <w:rFonts w:ascii="Cambria" w:hAnsi="Cambria" w:cs="Times New Roman"/>
            <w:b/>
            <w:bCs/>
            <w:sz w:val="20"/>
            <w:szCs w:val="20"/>
          </w:rPr>
          <w:fldChar w:fldCharType="end"/>
        </w:r>
      </w:ins>
      <w:r w:rsidRPr="00DC59CD">
        <w:rPr>
          <w:rFonts w:ascii="Cambria" w:hAnsi="Cambria" w:cs="Times New Roman"/>
          <w:sz w:val="20"/>
          <w:szCs w:val="20"/>
        </w:rPr>
        <w:t>) per month which may be increased from time to time depending upon the efficiency and performance of the employee</w:t>
      </w:r>
      <w:r w:rsidRPr="00F9553A">
        <w:rPr>
          <w:rFonts w:ascii="Cambria" w:hAnsi="Cambria" w:cs="Times New Roman"/>
          <w:sz w:val="20"/>
          <w:szCs w:val="20"/>
        </w:rPr>
        <w:t xml:space="preserve"> </w:t>
      </w:r>
      <w:r>
        <w:rPr>
          <w:rFonts w:ascii="Cambria" w:hAnsi="Cambria" w:cs="Times New Roman"/>
          <w:sz w:val="20"/>
          <w:szCs w:val="20"/>
        </w:rPr>
        <w:t xml:space="preserve">and </w:t>
      </w:r>
      <w:r w:rsidRPr="00C0079A">
        <w:rPr>
          <w:rFonts w:ascii="Cambria" w:hAnsi="Cambria" w:cs="Times New Roman"/>
          <w:sz w:val="20"/>
          <w:szCs w:val="20"/>
        </w:rPr>
        <w:t>payable in accordance with Company's policies, procedures and practices, as they may exist from time to time</w:t>
      </w:r>
      <w:r w:rsidRPr="00DC59CD">
        <w:rPr>
          <w:rFonts w:ascii="Cambria" w:hAnsi="Cambria" w:cs="Times New Roman"/>
          <w:sz w:val="20"/>
          <w:szCs w:val="20"/>
        </w:rPr>
        <w:t>.</w:t>
      </w:r>
    </w:p>
    <w:p w14:paraId="784A23E5" w14:textId="77777777" w:rsidR="003F664A" w:rsidRPr="00DC59CD" w:rsidRDefault="003F664A" w:rsidP="003F664A">
      <w:pPr>
        <w:pStyle w:val="Title"/>
        <w:spacing w:line="360" w:lineRule="auto"/>
        <w:jc w:val="both"/>
        <w:rPr>
          <w:rFonts w:ascii="Cambria" w:hAnsi="Cambria" w:cs="Times New Roman"/>
          <w:b/>
          <w:sz w:val="20"/>
          <w:szCs w:val="20"/>
        </w:rPr>
      </w:pPr>
    </w:p>
    <w:p w14:paraId="4F501295" w14:textId="77777777" w:rsidR="003F664A" w:rsidRPr="00DC59CD" w:rsidRDefault="003F664A" w:rsidP="003F664A">
      <w:pPr>
        <w:pStyle w:val="Title"/>
        <w:spacing w:line="360" w:lineRule="auto"/>
        <w:jc w:val="both"/>
        <w:rPr>
          <w:rFonts w:ascii="Cambria" w:hAnsi="Cambria" w:cs="Times New Roman"/>
          <w:sz w:val="20"/>
          <w:szCs w:val="20"/>
        </w:rPr>
      </w:pPr>
      <w:r w:rsidRPr="00DC59CD">
        <w:rPr>
          <w:rFonts w:ascii="Cambria" w:hAnsi="Cambria" w:cs="Times New Roman"/>
          <w:sz w:val="20"/>
          <w:szCs w:val="20"/>
        </w:rPr>
        <w:t xml:space="preserve">5.    </w:t>
      </w:r>
      <w:r w:rsidRPr="00DC59CD">
        <w:rPr>
          <w:rFonts w:ascii="Cambria" w:hAnsi="Cambria" w:cs="Times New Roman"/>
          <w:sz w:val="20"/>
          <w:szCs w:val="20"/>
        </w:rPr>
        <w:tab/>
        <w:t>PLACE OF POSTING</w:t>
      </w:r>
    </w:p>
    <w:p w14:paraId="4DE5CAD9"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5.1</w:t>
      </w:r>
      <w:r>
        <w:rPr>
          <w:rFonts w:ascii="Cambria" w:hAnsi="Cambria" w:cs="Times New Roman"/>
          <w:sz w:val="20"/>
          <w:szCs w:val="20"/>
        </w:rPr>
        <w:tab/>
      </w:r>
      <w:r w:rsidRPr="00DC59CD">
        <w:rPr>
          <w:rFonts w:ascii="Cambria" w:hAnsi="Cambria" w:cs="Times New Roman"/>
          <w:sz w:val="20"/>
          <w:szCs w:val="20"/>
        </w:rPr>
        <w:t xml:space="preserve">The Employee’s place of posting will be at </w:t>
      </w:r>
      <w:r>
        <w:rPr>
          <w:rFonts w:ascii="Cambria" w:hAnsi="Cambria" w:cs="Times New Roman"/>
          <w:sz w:val="20"/>
          <w:szCs w:val="20"/>
        </w:rPr>
        <w:t>Pune</w:t>
      </w:r>
      <w:r w:rsidRPr="00DC59CD">
        <w:rPr>
          <w:rFonts w:ascii="Cambria" w:hAnsi="Cambria" w:cs="Times New Roman"/>
          <w:sz w:val="20"/>
          <w:szCs w:val="20"/>
        </w:rPr>
        <w:t xml:space="preserve">, India.  The Employee may however be required to work at any place of business, which the Company has or may later acquire.  The Company may, after giving the Employee reasonable notice, transfer or assign Employee’s service to any place of business of the Company or such venture undertaken by the </w:t>
      </w:r>
      <w:r w:rsidRPr="00DC59CD">
        <w:rPr>
          <w:rFonts w:ascii="Cambria" w:hAnsi="Cambria" w:cs="Times New Roman"/>
          <w:sz w:val="20"/>
          <w:szCs w:val="20"/>
        </w:rPr>
        <w:lastRenderedPageBreak/>
        <w:t>Company that may be presently operating, or which may subsequently be acquired or established, in any part of India or abroad.</w:t>
      </w:r>
    </w:p>
    <w:p w14:paraId="03A3D62E" w14:textId="77777777" w:rsidR="003F664A" w:rsidRPr="00DC59CD" w:rsidRDefault="003F664A" w:rsidP="003F664A">
      <w:pPr>
        <w:pStyle w:val="Title"/>
        <w:spacing w:line="360" w:lineRule="auto"/>
        <w:jc w:val="both"/>
        <w:rPr>
          <w:rFonts w:ascii="Cambria" w:hAnsi="Cambria" w:cs="Times New Roman"/>
          <w:b/>
          <w:sz w:val="20"/>
          <w:szCs w:val="20"/>
        </w:rPr>
      </w:pPr>
    </w:p>
    <w:p w14:paraId="3F5C530A"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5.2    </w:t>
      </w:r>
      <w:r w:rsidRPr="00DC59CD">
        <w:rPr>
          <w:rFonts w:ascii="Cambria" w:hAnsi="Cambria" w:cs="Times New Roman"/>
          <w:sz w:val="20"/>
          <w:szCs w:val="20"/>
        </w:rPr>
        <w:tab/>
        <w:t xml:space="preserve">The Company may also </w:t>
      </w:r>
      <w:r w:rsidRPr="000063BC">
        <w:rPr>
          <w:rFonts w:ascii="Cambria" w:hAnsi="Cambria" w:cs="Times New Roman"/>
          <w:sz w:val="20"/>
          <w:szCs w:val="20"/>
        </w:rPr>
        <w:t>depute/transfer</w:t>
      </w:r>
      <w:r w:rsidRPr="00DC59CD">
        <w:rPr>
          <w:rFonts w:ascii="Cambria" w:hAnsi="Cambria" w:cs="Times New Roman"/>
          <w:sz w:val="20"/>
          <w:szCs w:val="20"/>
        </w:rPr>
        <w:t xml:space="preserve"> the Employee to work, or assign Employee’s services to any associate Company, Sister Company, subsidiary or other Company/concern/organization/firm with whom the Company may make such arrangement or Agreement.</w:t>
      </w:r>
    </w:p>
    <w:p w14:paraId="53EA868A" w14:textId="77777777" w:rsidR="003F664A" w:rsidRPr="00DC59CD" w:rsidRDefault="003F664A" w:rsidP="003F664A">
      <w:pPr>
        <w:pStyle w:val="Title"/>
        <w:spacing w:line="360" w:lineRule="auto"/>
        <w:jc w:val="both"/>
        <w:rPr>
          <w:rFonts w:ascii="Cambria" w:hAnsi="Cambria" w:cs="Times New Roman"/>
          <w:b/>
          <w:sz w:val="20"/>
          <w:szCs w:val="20"/>
        </w:rPr>
      </w:pPr>
    </w:p>
    <w:p w14:paraId="67384927"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5.3    The Employee may be required by the Company to make such tours as may be necessary in the interest of the Company’s business or as an employee may be directed by the Company to make.  The Company shall reimburse the Employee all reasonable expenses for such tours incurred by the employee as per Company’s policy subject to proper proof of receipt thereof.</w:t>
      </w:r>
    </w:p>
    <w:p w14:paraId="755B4205" w14:textId="77777777" w:rsidR="003F664A" w:rsidRPr="00DC59CD" w:rsidRDefault="003F664A" w:rsidP="003F664A">
      <w:pPr>
        <w:pStyle w:val="Title"/>
        <w:spacing w:line="360" w:lineRule="auto"/>
        <w:jc w:val="both"/>
        <w:rPr>
          <w:rFonts w:ascii="Cambria" w:hAnsi="Cambria" w:cs="Times New Roman"/>
          <w:b/>
          <w:sz w:val="20"/>
          <w:szCs w:val="20"/>
        </w:rPr>
      </w:pPr>
    </w:p>
    <w:p w14:paraId="4900A663"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6. </w:t>
      </w:r>
      <w:r w:rsidRPr="00DC59CD">
        <w:rPr>
          <w:rFonts w:ascii="Cambria" w:hAnsi="Cambria" w:cs="Times New Roman"/>
          <w:sz w:val="20"/>
          <w:szCs w:val="20"/>
        </w:rPr>
        <w:tab/>
        <w:t>HOURS OF WORK</w:t>
      </w:r>
    </w:p>
    <w:p w14:paraId="38FC0573"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The Employee will be required to work for such hours as are necessary for the proper discharge of the Employee’s duties to the Company.  The Employee is expected to work for not less than 48 hours each week and if necessary for additional hours depending on the Employee’s responsibilities and/or the Company’s requirements.</w:t>
      </w:r>
    </w:p>
    <w:p w14:paraId="3769CC51" w14:textId="77777777" w:rsidR="003F664A" w:rsidRPr="00DC59CD" w:rsidRDefault="003F664A" w:rsidP="003F664A">
      <w:pPr>
        <w:pStyle w:val="Title"/>
        <w:spacing w:line="360" w:lineRule="auto"/>
        <w:jc w:val="both"/>
        <w:rPr>
          <w:rFonts w:ascii="Cambria" w:hAnsi="Cambria" w:cs="Times New Roman"/>
          <w:b/>
          <w:sz w:val="20"/>
          <w:szCs w:val="20"/>
        </w:rPr>
      </w:pPr>
    </w:p>
    <w:p w14:paraId="70D01A76"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7.</w:t>
      </w:r>
      <w:r w:rsidRPr="00DC59CD">
        <w:rPr>
          <w:rFonts w:ascii="Cambria" w:hAnsi="Cambria" w:cs="Times New Roman"/>
          <w:sz w:val="20"/>
          <w:szCs w:val="20"/>
        </w:rPr>
        <w:tab/>
        <w:t>LEAVE/HOLIDAYS</w:t>
      </w:r>
    </w:p>
    <w:p w14:paraId="7A94154D"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7.1 </w:t>
      </w:r>
      <w:r w:rsidRPr="00DC59CD">
        <w:rPr>
          <w:rFonts w:ascii="Cambria" w:hAnsi="Cambria" w:cs="Times New Roman"/>
          <w:sz w:val="20"/>
          <w:szCs w:val="20"/>
        </w:rPr>
        <w:tab/>
        <w:t xml:space="preserve">Accumulation of leave earned shall be in accordance with Company’s policy.  </w:t>
      </w:r>
    </w:p>
    <w:p w14:paraId="1E0235AB" w14:textId="77777777" w:rsidR="003F664A" w:rsidRPr="00DC59CD" w:rsidRDefault="003F664A" w:rsidP="003F664A">
      <w:pPr>
        <w:pStyle w:val="Title"/>
        <w:spacing w:line="360" w:lineRule="auto"/>
        <w:jc w:val="both"/>
        <w:rPr>
          <w:rFonts w:ascii="Cambria" w:hAnsi="Cambria" w:cs="Times New Roman"/>
          <w:b/>
          <w:sz w:val="20"/>
          <w:szCs w:val="20"/>
        </w:rPr>
      </w:pPr>
      <w:proofErr w:type="gramStart"/>
      <w:r w:rsidRPr="00DC59CD">
        <w:rPr>
          <w:rFonts w:ascii="Cambria" w:hAnsi="Cambria" w:cs="Times New Roman"/>
          <w:sz w:val="20"/>
          <w:szCs w:val="20"/>
        </w:rPr>
        <w:t xml:space="preserve">7.2  </w:t>
      </w:r>
      <w:r w:rsidRPr="00DC59CD">
        <w:rPr>
          <w:rFonts w:ascii="Cambria" w:hAnsi="Cambria" w:cs="Times New Roman"/>
          <w:sz w:val="20"/>
          <w:szCs w:val="20"/>
        </w:rPr>
        <w:tab/>
      </w:r>
      <w:proofErr w:type="gramEnd"/>
      <w:r w:rsidRPr="00DC59CD">
        <w:rPr>
          <w:rFonts w:ascii="Cambria" w:hAnsi="Cambria" w:cs="Times New Roman"/>
          <w:sz w:val="20"/>
          <w:szCs w:val="20"/>
        </w:rPr>
        <w:t>The Company shall notify a list of declared holidays in the beginning of each year. Personal holidays cannot be merged with the weekly off or any other bank holiday, failing which the Employee shall not receive payment for weekly off or any other bank holiday. For the purposes of this clause, the Holiday Year shall be January to December.</w:t>
      </w:r>
    </w:p>
    <w:p w14:paraId="55D19CFD" w14:textId="77777777" w:rsidR="003F664A" w:rsidRPr="00DC59CD" w:rsidRDefault="003F664A" w:rsidP="003F664A">
      <w:pPr>
        <w:pStyle w:val="Title"/>
        <w:spacing w:line="360" w:lineRule="auto"/>
        <w:jc w:val="both"/>
        <w:rPr>
          <w:rFonts w:ascii="Cambria" w:hAnsi="Cambria" w:cs="Times New Roman"/>
          <w:b/>
          <w:sz w:val="20"/>
          <w:szCs w:val="20"/>
        </w:rPr>
      </w:pPr>
    </w:p>
    <w:p w14:paraId="658074C4"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8. </w:t>
      </w:r>
      <w:r w:rsidRPr="00DC59CD">
        <w:rPr>
          <w:rFonts w:ascii="Cambria" w:hAnsi="Cambria" w:cs="Times New Roman"/>
          <w:sz w:val="20"/>
          <w:szCs w:val="20"/>
        </w:rPr>
        <w:tab/>
        <w:t>NATURE OF DUTIES</w:t>
      </w:r>
    </w:p>
    <w:p w14:paraId="0C0C81C3" w14:textId="77777777" w:rsidR="003F664A" w:rsidRPr="00DC59CD" w:rsidRDefault="003F664A" w:rsidP="003F664A">
      <w:pPr>
        <w:pStyle w:val="Title"/>
        <w:spacing w:line="360" w:lineRule="auto"/>
        <w:jc w:val="both"/>
        <w:rPr>
          <w:rFonts w:ascii="Cambria" w:hAnsi="Cambria" w:cs="Times New Roman"/>
          <w:b/>
          <w:sz w:val="20"/>
          <w:szCs w:val="20"/>
        </w:rPr>
      </w:pPr>
      <w:proofErr w:type="gramStart"/>
      <w:r w:rsidRPr="00DC59CD">
        <w:rPr>
          <w:rFonts w:ascii="Cambria" w:hAnsi="Cambria" w:cs="Times New Roman"/>
          <w:sz w:val="20"/>
          <w:szCs w:val="20"/>
        </w:rPr>
        <w:t xml:space="preserve">8.1  </w:t>
      </w:r>
      <w:r w:rsidRPr="00DC59CD">
        <w:rPr>
          <w:rFonts w:ascii="Cambria" w:hAnsi="Cambria" w:cs="Times New Roman"/>
          <w:sz w:val="20"/>
          <w:szCs w:val="20"/>
        </w:rPr>
        <w:tab/>
      </w:r>
      <w:proofErr w:type="gramEnd"/>
      <w:r w:rsidRPr="00DC59CD">
        <w:rPr>
          <w:rFonts w:ascii="Cambria" w:hAnsi="Cambria" w:cs="Times New Roman"/>
          <w:sz w:val="20"/>
          <w:szCs w:val="20"/>
        </w:rPr>
        <w:t xml:space="preserve">The Employee shall perform duties in any of the departments: i.e. Processing, production, sales promotion, marketing and such other related activities as may be deemed necessary and under the instructions of the Company issued from time to time. </w:t>
      </w:r>
    </w:p>
    <w:p w14:paraId="56DAC14C" w14:textId="77777777" w:rsidR="003F664A" w:rsidRPr="00DC59CD" w:rsidRDefault="003F664A" w:rsidP="003F664A">
      <w:pPr>
        <w:pStyle w:val="Title"/>
        <w:spacing w:line="360" w:lineRule="auto"/>
        <w:jc w:val="both"/>
        <w:rPr>
          <w:rFonts w:ascii="Cambria" w:hAnsi="Cambria" w:cs="Times New Roman"/>
          <w:b/>
          <w:sz w:val="20"/>
          <w:szCs w:val="20"/>
        </w:rPr>
      </w:pPr>
    </w:p>
    <w:p w14:paraId="213667F0"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8.2   </w:t>
      </w:r>
      <w:r w:rsidRPr="00DC59CD">
        <w:rPr>
          <w:rFonts w:ascii="Cambria" w:hAnsi="Cambria" w:cs="Times New Roman"/>
          <w:sz w:val="20"/>
          <w:szCs w:val="20"/>
        </w:rPr>
        <w:tab/>
        <w:t>The Employee will perform to the best of the Employee’s ability all the duties, as are inherent in the Employee’s post and such additional duties as the Company may call upon the Employee to perform, from time to time.  The Employee’s specific duties are set out in Schedule I, hereto.</w:t>
      </w:r>
    </w:p>
    <w:p w14:paraId="3F3E282C" w14:textId="77777777" w:rsidR="003F664A" w:rsidRPr="00DC59CD" w:rsidRDefault="003F664A" w:rsidP="003F664A">
      <w:pPr>
        <w:pStyle w:val="Title"/>
        <w:spacing w:line="360" w:lineRule="auto"/>
        <w:jc w:val="both"/>
        <w:rPr>
          <w:rFonts w:ascii="Cambria" w:hAnsi="Cambria" w:cs="Times New Roman"/>
          <w:b/>
          <w:sz w:val="20"/>
          <w:szCs w:val="20"/>
        </w:rPr>
      </w:pPr>
    </w:p>
    <w:p w14:paraId="4E97EC7C" w14:textId="77777777" w:rsidR="003F664A"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8.3 </w:t>
      </w:r>
      <w:r w:rsidRPr="00DC59CD">
        <w:rPr>
          <w:rFonts w:ascii="Cambria" w:hAnsi="Cambria" w:cs="Times New Roman"/>
          <w:sz w:val="20"/>
          <w:szCs w:val="20"/>
        </w:rPr>
        <w:tab/>
        <w:t xml:space="preserve">The Employee shall comply with the reasonable directions of the Company and shall use </w:t>
      </w:r>
      <w:r>
        <w:rPr>
          <w:rFonts w:ascii="Cambria" w:hAnsi="Cambria" w:cs="Times New Roman"/>
          <w:sz w:val="20"/>
          <w:szCs w:val="20"/>
        </w:rPr>
        <w:t>his</w:t>
      </w:r>
      <w:del w:id="39" w:author="Nilkanth Nikam" w:date="2021-03-23T19:13:00Z">
        <w:r w:rsidDel="006F44AD">
          <w:rPr>
            <w:rFonts w:ascii="Cambria" w:hAnsi="Cambria" w:cs="Times New Roman"/>
            <w:sz w:val="20"/>
            <w:szCs w:val="20"/>
          </w:rPr>
          <w:delText>her</w:delText>
        </w:r>
      </w:del>
      <w:r w:rsidRPr="00DC59CD">
        <w:rPr>
          <w:rFonts w:ascii="Cambria" w:hAnsi="Cambria" w:cs="Times New Roman"/>
          <w:sz w:val="20"/>
          <w:szCs w:val="20"/>
        </w:rPr>
        <w:t xml:space="preserve">  best endeavors to promote the interests of the Company in relation to the aforesaid activities.</w:t>
      </w:r>
    </w:p>
    <w:p w14:paraId="35583C58" w14:textId="77777777" w:rsidR="003F664A" w:rsidRDefault="003F664A" w:rsidP="003F664A">
      <w:pPr>
        <w:pStyle w:val="Title"/>
        <w:spacing w:line="360" w:lineRule="auto"/>
        <w:jc w:val="both"/>
        <w:rPr>
          <w:rFonts w:ascii="Cambria" w:hAnsi="Cambria" w:cs="Times New Roman"/>
          <w:b/>
          <w:sz w:val="20"/>
          <w:szCs w:val="20"/>
        </w:rPr>
      </w:pPr>
    </w:p>
    <w:p w14:paraId="150FDA02" w14:textId="77777777" w:rsidR="003F664A" w:rsidRPr="00B7508A" w:rsidRDefault="003F664A" w:rsidP="003F664A">
      <w:pPr>
        <w:pStyle w:val="Title"/>
        <w:spacing w:line="360" w:lineRule="auto"/>
        <w:jc w:val="both"/>
        <w:rPr>
          <w:rFonts w:ascii="Cambria" w:hAnsi="Cambria" w:cs="Times New Roman"/>
          <w:b/>
          <w:sz w:val="20"/>
          <w:szCs w:val="20"/>
        </w:rPr>
      </w:pPr>
      <w:r w:rsidRPr="00B7508A">
        <w:rPr>
          <w:rFonts w:ascii="Cambria" w:hAnsi="Cambria" w:cs="Times New Roman"/>
          <w:sz w:val="20"/>
          <w:szCs w:val="20"/>
        </w:rPr>
        <w:t xml:space="preserve">8.4 </w:t>
      </w:r>
      <w:r w:rsidRPr="00B7508A">
        <w:rPr>
          <w:rFonts w:ascii="Cambria" w:hAnsi="Cambria" w:cs="Times New Roman"/>
          <w:sz w:val="20"/>
          <w:szCs w:val="20"/>
        </w:rPr>
        <w:tab/>
        <w:t>The Employee acknowledges that any involvement in the Company’s cyber security and the ITM Services will require adherence to data protection policies, secure handling of confidential IT assets, data, information, and compliance with relevant cyber security regulations and the Company protocols.</w:t>
      </w:r>
    </w:p>
    <w:p w14:paraId="1C2B30A2" w14:textId="77777777" w:rsidR="003F664A" w:rsidRDefault="003F664A" w:rsidP="003F664A">
      <w:pPr>
        <w:pStyle w:val="Title"/>
        <w:spacing w:line="360" w:lineRule="auto"/>
        <w:jc w:val="both"/>
        <w:rPr>
          <w:rFonts w:ascii="Cambria" w:hAnsi="Cambria" w:cs="Times New Roman"/>
          <w:b/>
          <w:sz w:val="20"/>
          <w:szCs w:val="20"/>
        </w:rPr>
      </w:pPr>
    </w:p>
    <w:p w14:paraId="3FF56947" w14:textId="77777777" w:rsidR="003F664A" w:rsidRPr="00DC59CD" w:rsidRDefault="003F664A" w:rsidP="003F664A">
      <w:pPr>
        <w:pStyle w:val="Title"/>
        <w:spacing w:line="360" w:lineRule="auto"/>
        <w:jc w:val="both"/>
        <w:rPr>
          <w:rFonts w:ascii="Cambria" w:hAnsi="Cambria" w:cs="Times New Roman"/>
          <w:b/>
          <w:sz w:val="20"/>
          <w:szCs w:val="20"/>
        </w:rPr>
      </w:pPr>
    </w:p>
    <w:p w14:paraId="44D4AC00" w14:textId="77777777" w:rsidR="003F664A" w:rsidRPr="00DC59CD" w:rsidRDefault="003F664A" w:rsidP="003F664A">
      <w:pPr>
        <w:pStyle w:val="Title"/>
        <w:spacing w:line="360" w:lineRule="auto"/>
        <w:jc w:val="both"/>
        <w:rPr>
          <w:rFonts w:ascii="Cambria" w:hAnsi="Cambria" w:cs="Times New Roman"/>
          <w:sz w:val="20"/>
          <w:szCs w:val="20"/>
        </w:rPr>
      </w:pPr>
      <w:r w:rsidRPr="00DC59CD">
        <w:rPr>
          <w:rFonts w:ascii="Cambria" w:hAnsi="Cambria" w:cs="Times New Roman"/>
          <w:sz w:val="20"/>
          <w:szCs w:val="20"/>
        </w:rPr>
        <w:lastRenderedPageBreak/>
        <w:t xml:space="preserve">9.  </w:t>
      </w:r>
      <w:r w:rsidRPr="00DC59CD">
        <w:rPr>
          <w:rFonts w:ascii="Cambria" w:hAnsi="Cambria" w:cs="Times New Roman"/>
          <w:sz w:val="20"/>
          <w:szCs w:val="20"/>
        </w:rPr>
        <w:tab/>
        <w:t>TRAINING</w:t>
      </w:r>
    </w:p>
    <w:p w14:paraId="2DD7425C" w14:textId="77777777" w:rsidR="003F664A"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9.1</w:t>
      </w:r>
      <w:r w:rsidRPr="00DC59CD">
        <w:rPr>
          <w:rFonts w:ascii="Cambria" w:hAnsi="Cambria" w:cs="Times New Roman"/>
          <w:sz w:val="20"/>
          <w:szCs w:val="20"/>
        </w:rPr>
        <w:tab/>
        <w:t xml:space="preserve">The Company has incurred considerable amount of time and expenses for setting up a training department and </w:t>
      </w:r>
      <w:r>
        <w:rPr>
          <w:rFonts w:ascii="Cambria" w:hAnsi="Cambria" w:cs="Times New Roman"/>
          <w:sz w:val="20"/>
          <w:szCs w:val="20"/>
        </w:rPr>
        <w:t xml:space="preserve">has also </w:t>
      </w:r>
      <w:r w:rsidRPr="00DC59CD">
        <w:rPr>
          <w:rFonts w:ascii="Cambria" w:hAnsi="Cambria" w:cs="Times New Roman"/>
          <w:sz w:val="20"/>
          <w:szCs w:val="20"/>
        </w:rPr>
        <w:t>develop</w:t>
      </w:r>
      <w:r>
        <w:rPr>
          <w:rFonts w:ascii="Cambria" w:hAnsi="Cambria" w:cs="Times New Roman"/>
          <w:sz w:val="20"/>
          <w:szCs w:val="20"/>
        </w:rPr>
        <w:t>ed</w:t>
      </w:r>
      <w:r w:rsidRPr="00DC59CD">
        <w:rPr>
          <w:rFonts w:ascii="Cambria" w:hAnsi="Cambria" w:cs="Times New Roman"/>
          <w:sz w:val="20"/>
          <w:szCs w:val="20"/>
        </w:rPr>
        <w:t xml:space="preserve"> a special training program which includes formal training</w:t>
      </w:r>
      <w:r>
        <w:rPr>
          <w:rFonts w:ascii="Cambria" w:hAnsi="Cambria" w:cs="Times New Roman"/>
          <w:sz w:val="20"/>
          <w:szCs w:val="20"/>
        </w:rPr>
        <w:t>, evaluations</w:t>
      </w:r>
      <w:r w:rsidRPr="00DC59CD">
        <w:rPr>
          <w:rFonts w:ascii="Cambria" w:hAnsi="Cambria" w:cs="Times New Roman"/>
          <w:sz w:val="20"/>
          <w:szCs w:val="20"/>
        </w:rPr>
        <w:t xml:space="preserve"> and hands-on training at work</w:t>
      </w:r>
      <w:r w:rsidRPr="002A1695">
        <w:rPr>
          <w:rFonts w:ascii="Cambria" w:hAnsi="Cambria" w:cs="Times New Roman"/>
          <w:sz w:val="20"/>
          <w:szCs w:val="20"/>
        </w:rPr>
        <w:t xml:space="preserve"> </w:t>
      </w:r>
      <w:r>
        <w:rPr>
          <w:rFonts w:ascii="Cambria" w:hAnsi="Cambria" w:cs="Times New Roman"/>
          <w:sz w:val="20"/>
          <w:szCs w:val="20"/>
        </w:rPr>
        <w:t>(“</w:t>
      </w:r>
      <w:proofErr w:type="spellStart"/>
      <w:r>
        <w:rPr>
          <w:rFonts w:ascii="Cambria" w:hAnsi="Cambria" w:cs="Times New Roman"/>
          <w:sz w:val="20"/>
          <w:szCs w:val="20"/>
        </w:rPr>
        <w:t>the</w:t>
      </w:r>
      <w:proofErr w:type="spellEnd"/>
      <w:r>
        <w:rPr>
          <w:rFonts w:ascii="Cambria" w:hAnsi="Cambria" w:cs="Times New Roman"/>
          <w:sz w:val="20"/>
          <w:szCs w:val="20"/>
        </w:rPr>
        <w:t xml:space="preserve"> said </w:t>
      </w:r>
      <w:r w:rsidRPr="0034334F">
        <w:rPr>
          <w:rFonts w:ascii="Cambria" w:hAnsi="Cambria" w:cs="Times New Roman"/>
          <w:sz w:val="20"/>
          <w:szCs w:val="20"/>
        </w:rPr>
        <w:t>special training program</w:t>
      </w:r>
      <w:r>
        <w:rPr>
          <w:rFonts w:ascii="Cambria" w:hAnsi="Cambria" w:cs="Times New Roman"/>
          <w:sz w:val="20"/>
          <w:szCs w:val="20"/>
        </w:rPr>
        <w:t>.”)</w:t>
      </w:r>
    </w:p>
    <w:p w14:paraId="36198C67" w14:textId="77777777" w:rsidR="003F664A" w:rsidRPr="00DC59CD" w:rsidRDefault="003F664A" w:rsidP="003F664A">
      <w:pPr>
        <w:pStyle w:val="Title"/>
        <w:spacing w:line="360" w:lineRule="auto"/>
        <w:jc w:val="both"/>
        <w:rPr>
          <w:rFonts w:ascii="Cambria" w:hAnsi="Cambria" w:cs="Times New Roman"/>
          <w:b/>
          <w:sz w:val="20"/>
          <w:szCs w:val="20"/>
        </w:rPr>
      </w:pPr>
    </w:p>
    <w:p w14:paraId="0D2C221D"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9.2 </w:t>
      </w:r>
      <w:r w:rsidRPr="00DC59CD">
        <w:rPr>
          <w:rFonts w:ascii="Cambria" w:hAnsi="Cambria" w:cs="Times New Roman"/>
          <w:sz w:val="20"/>
          <w:szCs w:val="20"/>
        </w:rPr>
        <w:tab/>
        <w:t>The Employee agrees to undergo the said special training program of 6</w:t>
      </w:r>
      <w:r>
        <w:rPr>
          <w:rFonts w:ascii="Cambria" w:hAnsi="Cambria" w:cs="Times New Roman"/>
          <w:sz w:val="20"/>
          <w:szCs w:val="20"/>
        </w:rPr>
        <w:t>(six)</w:t>
      </w:r>
      <w:r w:rsidRPr="0034334F">
        <w:rPr>
          <w:rFonts w:ascii="Cambria" w:hAnsi="Cambria" w:cs="Times New Roman"/>
          <w:sz w:val="20"/>
          <w:szCs w:val="20"/>
        </w:rPr>
        <w:t xml:space="preserve"> </w:t>
      </w:r>
      <w:r w:rsidRPr="00DC59CD">
        <w:rPr>
          <w:rFonts w:ascii="Cambria" w:hAnsi="Cambria" w:cs="Times New Roman"/>
          <w:sz w:val="20"/>
          <w:szCs w:val="20"/>
        </w:rPr>
        <w:t xml:space="preserve">months which can be further extended for a period of </w:t>
      </w:r>
      <w:r w:rsidRPr="0034334F">
        <w:rPr>
          <w:rFonts w:ascii="Cambria" w:hAnsi="Cambria" w:cs="Times New Roman"/>
          <w:sz w:val="20"/>
          <w:szCs w:val="20"/>
        </w:rPr>
        <w:t xml:space="preserve">3 </w:t>
      </w:r>
      <w:r>
        <w:rPr>
          <w:rFonts w:ascii="Cambria" w:hAnsi="Cambria" w:cs="Times New Roman"/>
          <w:sz w:val="20"/>
          <w:szCs w:val="20"/>
        </w:rPr>
        <w:t xml:space="preserve">(three) </w:t>
      </w:r>
      <w:r w:rsidRPr="0034334F">
        <w:rPr>
          <w:rFonts w:ascii="Cambria" w:hAnsi="Cambria" w:cs="Times New Roman"/>
          <w:sz w:val="20"/>
          <w:szCs w:val="20"/>
        </w:rPr>
        <w:t xml:space="preserve">months </w:t>
      </w:r>
      <w:r>
        <w:rPr>
          <w:rFonts w:ascii="Cambria" w:hAnsi="Cambria" w:cs="Times New Roman"/>
          <w:sz w:val="20"/>
          <w:szCs w:val="20"/>
        </w:rPr>
        <w:t xml:space="preserve">at the sole discretion of the Company </w:t>
      </w:r>
      <w:r w:rsidRPr="0034334F">
        <w:rPr>
          <w:rFonts w:ascii="Cambria" w:hAnsi="Cambria" w:cs="Times New Roman"/>
          <w:sz w:val="20"/>
          <w:szCs w:val="20"/>
        </w:rPr>
        <w:t>and which is to be</w:t>
      </w:r>
      <w:r w:rsidRPr="00DC59CD">
        <w:rPr>
          <w:rFonts w:ascii="Cambria" w:hAnsi="Cambria" w:cs="Times New Roman"/>
          <w:sz w:val="20"/>
          <w:szCs w:val="20"/>
        </w:rPr>
        <w:t xml:space="preserve"> performed in either India or abroad, at the choice of the Company. </w:t>
      </w:r>
      <w:r>
        <w:rPr>
          <w:rFonts w:ascii="Cambria" w:hAnsi="Cambria" w:cs="Times New Roman"/>
          <w:sz w:val="20"/>
          <w:szCs w:val="20"/>
        </w:rPr>
        <w:t xml:space="preserve">The cost of training is borne by the Company. </w:t>
      </w:r>
      <w:r w:rsidRPr="00DC59CD">
        <w:rPr>
          <w:rFonts w:ascii="Cambria" w:hAnsi="Cambria" w:cs="Times New Roman"/>
          <w:sz w:val="20"/>
          <w:szCs w:val="20"/>
        </w:rPr>
        <w:t xml:space="preserve">The Company will reimburse the Employee with the reasonable boarding and lodging expenses during the training period depending on the basis of the Company’s policy. </w:t>
      </w:r>
    </w:p>
    <w:p w14:paraId="71256C14" w14:textId="77777777" w:rsidR="003F664A" w:rsidRPr="00DC59CD" w:rsidRDefault="003F664A" w:rsidP="003F664A">
      <w:pPr>
        <w:pStyle w:val="Title"/>
        <w:spacing w:line="360" w:lineRule="auto"/>
        <w:jc w:val="both"/>
        <w:rPr>
          <w:rFonts w:ascii="Cambria" w:hAnsi="Cambria" w:cs="Times New Roman"/>
          <w:b/>
          <w:sz w:val="20"/>
          <w:szCs w:val="20"/>
        </w:rPr>
      </w:pPr>
    </w:p>
    <w:p w14:paraId="43B02849" w14:textId="55755022" w:rsidR="003F664A"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9.3 </w:t>
      </w:r>
      <w:r w:rsidRPr="00DC59CD">
        <w:rPr>
          <w:rFonts w:ascii="Cambria" w:hAnsi="Cambria" w:cs="Times New Roman"/>
          <w:sz w:val="20"/>
          <w:szCs w:val="20"/>
        </w:rPr>
        <w:tab/>
        <w:t xml:space="preserve">The Employee agrees to the best of </w:t>
      </w:r>
      <w:ins w:id="40" w:author="Nilkanth Nikam" w:date="2021-03-23T19:13:00Z">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Gender </w:instrText>
        </w:r>
      </w:ins>
      <w:r w:rsidR="00950197">
        <w:rPr>
          <w:rFonts w:ascii="Cambria" w:hAnsi="Cambria" w:cs="Times New Roman"/>
          <w:b/>
          <w:sz w:val="20"/>
          <w:szCs w:val="20"/>
        </w:rPr>
        <w:fldChar w:fldCharType="separate"/>
      </w:r>
      <w:ins w:id="41" w:author="Nilkanth Nikam" w:date="2021-03-23T19:13:00Z">
        <w:r w:rsidR="00950197">
          <w:rPr>
            <w:rFonts w:ascii="Cambria" w:hAnsi="Cambria" w:cs="Times New Roman"/>
            <w:noProof/>
            <w:sz w:val="20"/>
            <w:szCs w:val="20"/>
          </w:rPr>
          <w:t>«Gender»</w:t>
        </w:r>
        <w:r w:rsidR="00950197">
          <w:rPr>
            <w:rFonts w:ascii="Cambria" w:hAnsi="Cambria" w:cs="Times New Roman"/>
            <w:b/>
            <w:sz w:val="20"/>
            <w:szCs w:val="20"/>
          </w:rPr>
          <w:fldChar w:fldCharType="end"/>
        </w:r>
      </w:ins>
      <w:del w:id="42" w:author="Nilkanth Nikam" w:date="2021-03-23T19:13:00Z">
        <w:r w:rsidDel="006F44AD">
          <w:rPr>
            <w:rFonts w:ascii="Cambria" w:hAnsi="Cambria" w:cs="Times New Roman"/>
            <w:sz w:val="20"/>
            <w:szCs w:val="20"/>
          </w:rPr>
          <w:delText>her</w:delText>
        </w:r>
      </w:del>
      <w:r w:rsidRPr="00DC59CD">
        <w:rPr>
          <w:rFonts w:ascii="Cambria" w:hAnsi="Cambria" w:cs="Times New Roman"/>
          <w:sz w:val="20"/>
          <w:szCs w:val="20"/>
        </w:rPr>
        <w:t xml:space="preserve"> ability to provide the necessary supportive information and documentation enabling the Company to obtain visas for the aforesaid training, if required.</w:t>
      </w:r>
    </w:p>
    <w:p w14:paraId="58065D72" w14:textId="77777777" w:rsidR="003F664A" w:rsidRPr="00DC59CD" w:rsidRDefault="003F664A" w:rsidP="003F664A">
      <w:pPr>
        <w:pStyle w:val="Title"/>
        <w:spacing w:line="360" w:lineRule="auto"/>
        <w:jc w:val="both"/>
        <w:rPr>
          <w:rFonts w:ascii="Cambria" w:hAnsi="Cambria" w:cs="Times New Roman"/>
          <w:b/>
          <w:sz w:val="20"/>
          <w:szCs w:val="20"/>
        </w:rPr>
      </w:pPr>
    </w:p>
    <w:p w14:paraId="073BD1F5" w14:textId="7E067B29" w:rsidR="003F664A" w:rsidRPr="00DC59CD" w:rsidRDefault="003F664A" w:rsidP="003F664A">
      <w:pPr>
        <w:pStyle w:val="Title"/>
        <w:numPr>
          <w:ilvl w:val="1"/>
          <w:numId w:val="2"/>
        </w:numPr>
        <w:spacing w:after="0" w:line="360" w:lineRule="auto"/>
        <w:ind w:left="0" w:firstLine="0"/>
        <w:contextualSpacing w:val="0"/>
        <w:jc w:val="both"/>
        <w:rPr>
          <w:rFonts w:ascii="Cambria" w:hAnsi="Cambria" w:cs="Times New Roman"/>
          <w:b/>
          <w:sz w:val="20"/>
          <w:szCs w:val="20"/>
        </w:rPr>
      </w:pPr>
      <w:r w:rsidRPr="00DC59CD">
        <w:rPr>
          <w:rFonts w:ascii="Cambria" w:hAnsi="Cambria" w:cs="Times New Roman"/>
          <w:sz w:val="20"/>
          <w:szCs w:val="20"/>
        </w:rPr>
        <w:t xml:space="preserve">The Employee understands and </w:t>
      </w:r>
      <w:r>
        <w:rPr>
          <w:rFonts w:ascii="Cambria" w:hAnsi="Cambria" w:cs="Times New Roman"/>
          <w:sz w:val="20"/>
          <w:szCs w:val="20"/>
        </w:rPr>
        <w:t xml:space="preserve">agrees </w:t>
      </w:r>
      <w:r w:rsidRPr="00DC59CD">
        <w:rPr>
          <w:rFonts w:ascii="Cambria" w:hAnsi="Cambria" w:cs="Times New Roman"/>
          <w:sz w:val="20"/>
          <w:szCs w:val="20"/>
        </w:rPr>
        <w:t xml:space="preserve">that the Company is going to bear and pay the full cost of providing the said training to the Employee and has spent and </w:t>
      </w:r>
      <w:r>
        <w:rPr>
          <w:rFonts w:ascii="Cambria" w:hAnsi="Cambria" w:cs="Times New Roman"/>
          <w:sz w:val="20"/>
          <w:szCs w:val="20"/>
        </w:rPr>
        <w:t xml:space="preserve">is </w:t>
      </w:r>
      <w:r w:rsidRPr="00DC59CD">
        <w:rPr>
          <w:rFonts w:ascii="Cambria" w:hAnsi="Cambria" w:cs="Times New Roman"/>
          <w:sz w:val="20"/>
          <w:szCs w:val="20"/>
        </w:rPr>
        <w:t xml:space="preserve">spending substantial skills, valuable time and </w:t>
      </w:r>
      <w:r>
        <w:rPr>
          <w:rFonts w:ascii="Cambria" w:hAnsi="Cambria" w:cs="Times New Roman"/>
          <w:sz w:val="20"/>
          <w:szCs w:val="20"/>
        </w:rPr>
        <w:t xml:space="preserve">also incurring expenses </w:t>
      </w:r>
      <w:r w:rsidRPr="00DC59CD">
        <w:rPr>
          <w:rFonts w:ascii="Cambria" w:hAnsi="Cambria" w:cs="Times New Roman"/>
          <w:sz w:val="20"/>
          <w:szCs w:val="20"/>
        </w:rPr>
        <w:t xml:space="preserve">for the said training. The Employee realizes that if </w:t>
      </w:r>
      <w:r>
        <w:rPr>
          <w:rFonts w:ascii="Cambria" w:hAnsi="Cambria" w:cs="Times New Roman"/>
          <w:sz w:val="20"/>
          <w:szCs w:val="20"/>
        </w:rPr>
        <w:t>he</w:t>
      </w:r>
      <w:r w:rsidRPr="00DC59CD">
        <w:rPr>
          <w:rFonts w:ascii="Cambria" w:hAnsi="Cambria" w:cs="Times New Roman"/>
          <w:sz w:val="20"/>
          <w:szCs w:val="20"/>
        </w:rPr>
        <w:t xml:space="preserve"> does not serve the Company for the Minimum Service Commitment Period, the Company will be put to a considerable amount of financial loss and time, including the cost, time and expenses incurred/required to be incurred for providing the said </w:t>
      </w:r>
      <w:r>
        <w:rPr>
          <w:rFonts w:ascii="Cambria" w:hAnsi="Cambria" w:cs="Times New Roman"/>
          <w:sz w:val="20"/>
          <w:szCs w:val="20"/>
        </w:rPr>
        <w:t xml:space="preserve">special </w:t>
      </w:r>
      <w:r w:rsidRPr="00DC59CD">
        <w:rPr>
          <w:rFonts w:ascii="Cambria" w:hAnsi="Cambria" w:cs="Times New Roman"/>
          <w:sz w:val="20"/>
          <w:szCs w:val="20"/>
        </w:rPr>
        <w:t xml:space="preserve">training to the Employee and also for training a new employee again. Therefore, </w:t>
      </w:r>
      <w:r>
        <w:rPr>
          <w:rFonts w:ascii="Cambria" w:hAnsi="Cambria" w:cs="Times New Roman"/>
          <w:sz w:val="20"/>
          <w:szCs w:val="20"/>
        </w:rPr>
        <w:t>t</w:t>
      </w:r>
      <w:r w:rsidRPr="00DC59CD">
        <w:rPr>
          <w:rFonts w:ascii="Cambria" w:hAnsi="Cambria" w:cs="Times New Roman"/>
          <w:sz w:val="20"/>
          <w:szCs w:val="20"/>
        </w:rPr>
        <w:t xml:space="preserve">he Employee has assured to work for the Company for a minimum service period of </w:t>
      </w:r>
      <w:ins w:id="43" w:author="Nilkanth Nikam" w:date="2021-03-23T19:15:00Z">
        <w:r>
          <w:rPr>
            <w:rFonts w:ascii="Cambria" w:hAnsi="Cambria" w:cs="Times New Roman"/>
            <w:sz w:val="20"/>
            <w:szCs w:val="20"/>
          </w:rPr>
          <w:fldChar w:fldCharType="begin"/>
        </w:r>
        <w:r>
          <w:rPr>
            <w:rFonts w:ascii="Cambria" w:hAnsi="Cambria" w:cs="Times New Roman"/>
            <w:sz w:val="20"/>
            <w:szCs w:val="20"/>
          </w:rPr>
          <w:instrText xml:space="preserve"> MERGEFIELD  AgreementPeriod </w:instrText>
        </w:r>
      </w:ins>
      <w:r>
        <w:rPr>
          <w:rFonts w:ascii="Cambria" w:hAnsi="Cambria" w:cs="Times New Roman"/>
          <w:sz w:val="20"/>
          <w:szCs w:val="20"/>
        </w:rPr>
        <w:fldChar w:fldCharType="separate"/>
      </w:r>
      <w:ins w:id="44" w:author="Nilkanth Nikam" w:date="2021-03-23T19:15:00Z">
        <w:r w:rsidR="00950197" w:rsidRPr="00105AE5">
          <w:rPr>
            <w:rFonts w:ascii="Cambria" w:hAnsi="Cambria" w:cs="Times New Roman"/>
            <w:b/>
            <w:bCs/>
            <w:sz w:val="20"/>
            <w:szCs w:val="20"/>
          </w:rPr>
          <w:fldChar w:fldCharType="begin"/>
        </w:r>
        <w:r w:rsidR="00950197" w:rsidRPr="00105AE5">
          <w:rPr>
            <w:rFonts w:ascii="Cambria" w:hAnsi="Cambria" w:cs="Times New Roman"/>
            <w:b/>
            <w:bCs/>
            <w:sz w:val="20"/>
            <w:szCs w:val="20"/>
          </w:rPr>
          <w:instrText xml:space="preserve"> MERGEFIELD  AgreementPeriod </w:instrText>
        </w:r>
      </w:ins>
      <w:r w:rsidR="00950197" w:rsidRPr="00105AE5">
        <w:rPr>
          <w:rFonts w:ascii="Cambria" w:hAnsi="Cambria" w:cs="Times New Roman"/>
          <w:b/>
          <w:bCs/>
          <w:sz w:val="20"/>
          <w:szCs w:val="20"/>
        </w:rPr>
        <w:fldChar w:fldCharType="separate"/>
      </w:r>
      <w:ins w:id="45" w:author="Nilkanth Nikam" w:date="2021-03-23T19:15:00Z">
        <w:r w:rsidR="00950197" w:rsidRPr="00105AE5">
          <w:rPr>
            <w:rFonts w:ascii="Cambria" w:hAnsi="Cambria" w:cs="Times New Roman"/>
            <w:b/>
            <w:bCs/>
            <w:noProof/>
            <w:sz w:val="20"/>
            <w:szCs w:val="20"/>
          </w:rPr>
          <w:t>«AgreementPeriod»</w:t>
        </w:r>
        <w:r w:rsidR="00950197" w:rsidRPr="00105AE5">
          <w:rPr>
            <w:rFonts w:ascii="Cambria" w:hAnsi="Cambria" w:cs="Times New Roman"/>
            <w:b/>
            <w:bCs/>
            <w:sz w:val="20"/>
            <w:szCs w:val="20"/>
          </w:rPr>
          <w:fldChar w:fldCharType="end"/>
        </w:r>
      </w:ins>
      <w:r w:rsidR="00950197" w:rsidRPr="00DC59CD">
        <w:rPr>
          <w:rFonts w:ascii="Cambria" w:hAnsi="Cambria" w:cs="Times New Roman"/>
          <w:sz w:val="20"/>
          <w:szCs w:val="20"/>
        </w:rPr>
        <w:t xml:space="preserve"> </w:t>
      </w:r>
      <w:ins w:id="46" w:author="Nilkanth Nikam" w:date="2021-03-23T19:15:00Z">
        <w:r>
          <w:rPr>
            <w:rFonts w:ascii="Cambria" w:hAnsi="Cambria" w:cs="Times New Roman"/>
            <w:noProof/>
            <w:sz w:val="20"/>
            <w:szCs w:val="20"/>
          </w:rPr>
          <w:t xml:space="preserve"> years</w:t>
        </w:r>
        <w:r>
          <w:rPr>
            <w:rFonts w:ascii="Cambria" w:hAnsi="Cambria" w:cs="Times New Roman"/>
            <w:sz w:val="20"/>
            <w:szCs w:val="20"/>
          </w:rPr>
          <w:fldChar w:fldCharType="end"/>
        </w:r>
      </w:ins>
      <w:r w:rsidRPr="00DC59CD">
        <w:rPr>
          <w:rFonts w:ascii="Cambria" w:hAnsi="Cambria" w:cs="Times New Roman"/>
          <w:sz w:val="20"/>
          <w:szCs w:val="20"/>
        </w:rPr>
        <w:t xml:space="preserve"> from the date of completion of the said training program (“Minimum Service Commitment Period</w:t>
      </w:r>
      <w:r>
        <w:rPr>
          <w:rFonts w:ascii="Cambria" w:hAnsi="Cambria" w:cs="Times New Roman"/>
          <w:sz w:val="20"/>
          <w:szCs w:val="20"/>
        </w:rPr>
        <w:t>.</w:t>
      </w:r>
      <w:r w:rsidRPr="00DC59CD">
        <w:rPr>
          <w:rFonts w:ascii="Cambria" w:hAnsi="Cambria" w:cs="Times New Roman"/>
          <w:sz w:val="20"/>
          <w:szCs w:val="20"/>
        </w:rPr>
        <w:t xml:space="preserve">”)  </w:t>
      </w:r>
    </w:p>
    <w:p w14:paraId="1CF25AEE" w14:textId="77777777" w:rsidR="003F664A" w:rsidRPr="00DC59CD" w:rsidRDefault="003F664A" w:rsidP="003F664A">
      <w:pPr>
        <w:pStyle w:val="Title"/>
        <w:spacing w:line="360" w:lineRule="auto"/>
        <w:jc w:val="both"/>
        <w:rPr>
          <w:rFonts w:ascii="Cambria" w:hAnsi="Cambria" w:cs="Times New Roman"/>
          <w:b/>
          <w:sz w:val="20"/>
          <w:szCs w:val="20"/>
        </w:rPr>
      </w:pPr>
    </w:p>
    <w:p w14:paraId="18971569" w14:textId="77777777" w:rsidR="003F664A" w:rsidRPr="00351743" w:rsidRDefault="003F664A" w:rsidP="003F664A">
      <w:pPr>
        <w:pStyle w:val="Title"/>
        <w:numPr>
          <w:ilvl w:val="1"/>
          <w:numId w:val="2"/>
        </w:numPr>
        <w:spacing w:after="0" w:line="360" w:lineRule="auto"/>
        <w:ind w:left="0" w:firstLine="0"/>
        <w:contextualSpacing w:val="0"/>
        <w:jc w:val="both"/>
        <w:rPr>
          <w:rFonts w:ascii="Cambria" w:hAnsi="Cambria" w:cs="Times New Roman"/>
          <w:b/>
          <w:sz w:val="20"/>
          <w:szCs w:val="20"/>
        </w:rPr>
      </w:pPr>
      <w:r w:rsidRPr="000E6141">
        <w:rPr>
          <w:rFonts w:ascii="Cambria" w:hAnsi="Cambria" w:cs="Times New Roman"/>
          <w:sz w:val="20"/>
          <w:szCs w:val="20"/>
        </w:rPr>
        <w:t>In case of the Employee’s disassociation with the Company for any reason during the Minimum Service Commitment Period,</w:t>
      </w:r>
      <w:r w:rsidRPr="00351743">
        <w:rPr>
          <w:rFonts w:ascii="Cambria" w:hAnsi="Cambria" w:cs="Times New Roman"/>
          <w:sz w:val="20"/>
          <w:szCs w:val="20"/>
        </w:rPr>
        <w:t xml:space="preserve"> the Employee shall be liable to pay 100% of the expenses </w:t>
      </w:r>
      <w:r>
        <w:rPr>
          <w:rFonts w:ascii="Cambria" w:hAnsi="Cambria" w:cs="Times New Roman"/>
          <w:sz w:val="20"/>
          <w:szCs w:val="20"/>
        </w:rPr>
        <w:t xml:space="preserve">incurred by the Company </w:t>
      </w:r>
      <w:r w:rsidRPr="00351743">
        <w:rPr>
          <w:rFonts w:ascii="Cambria" w:hAnsi="Cambria" w:cs="Times New Roman"/>
          <w:sz w:val="20"/>
          <w:szCs w:val="20"/>
        </w:rPr>
        <w:t xml:space="preserve">back to the Company. </w:t>
      </w:r>
      <w:r>
        <w:rPr>
          <w:rFonts w:ascii="Cambria" w:hAnsi="Cambria" w:cs="Times New Roman"/>
          <w:sz w:val="20"/>
          <w:szCs w:val="20"/>
        </w:rPr>
        <w:t xml:space="preserve"> Parties agree that s</w:t>
      </w:r>
      <w:r w:rsidRPr="00351743">
        <w:rPr>
          <w:rFonts w:ascii="Cambria" w:hAnsi="Cambria" w:cs="Times New Roman"/>
          <w:sz w:val="20"/>
          <w:szCs w:val="20"/>
        </w:rPr>
        <w:t>uch amount can be directly deducted from the remuneration or full and final settlement of the Employee. Further, the Employee</w:t>
      </w:r>
      <w:r>
        <w:rPr>
          <w:rFonts w:ascii="Cambria" w:hAnsi="Cambria" w:cs="Times New Roman"/>
          <w:sz w:val="20"/>
          <w:szCs w:val="20"/>
        </w:rPr>
        <w:t xml:space="preserve"> agrees that it</w:t>
      </w:r>
      <w:r w:rsidRPr="00351743">
        <w:rPr>
          <w:rFonts w:ascii="Cambria" w:hAnsi="Cambria" w:cs="Times New Roman"/>
          <w:sz w:val="20"/>
          <w:szCs w:val="20"/>
        </w:rPr>
        <w:t xml:space="preserve"> shall also be liable to pay liquidated damages equivalent to 20 (</w:t>
      </w:r>
      <w:r>
        <w:rPr>
          <w:rFonts w:ascii="Cambria" w:hAnsi="Cambria" w:cs="Times New Roman"/>
          <w:sz w:val="20"/>
          <w:szCs w:val="20"/>
        </w:rPr>
        <w:t>t</w:t>
      </w:r>
      <w:r w:rsidRPr="00351743">
        <w:rPr>
          <w:rFonts w:ascii="Cambria" w:hAnsi="Cambria" w:cs="Times New Roman"/>
          <w:sz w:val="20"/>
          <w:szCs w:val="20"/>
        </w:rPr>
        <w:t xml:space="preserve">wenty) times the Employees’ </w:t>
      </w:r>
      <w:r>
        <w:rPr>
          <w:rFonts w:ascii="Cambria" w:hAnsi="Cambria" w:cs="Times New Roman"/>
          <w:sz w:val="20"/>
          <w:szCs w:val="20"/>
        </w:rPr>
        <w:t xml:space="preserve">Last Drawn Salary </w:t>
      </w:r>
      <w:r w:rsidRPr="00351743">
        <w:rPr>
          <w:rFonts w:ascii="Cambria" w:hAnsi="Cambria" w:cs="Times New Roman"/>
          <w:sz w:val="20"/>
          <w:szCs w:val="20"/>
        </w:rPr>
        <w:t xml:space="preserve">to the Company for the </w:t>
      </w:r>
      <w:r>
        <w:rPr>
          <w:rFonts w:ascii="Cambria" w:hAnsi="Cambria" w:cs="Times New Roman"/>
          <w:sz w:val="20"/>
          <w:szCs w:val="20"/>
        </w:rPr>
        <w:t xml:space="preserve">financial </w:t>
      </w:r>
      <w:r w:rsidRPr="00351743">
        <w:rPr>
          <w:rFonts w:ascii="Cambria" w:hAnsi="Cambria" w:cs="Times New Roman"/>
          <w:sz w:val="20"/>
          <w:szCs w:val="20"/>
        </w:rPr>
        <w:t>losses incurred by the Company</w:t>
      </w:r>
      <w:r>
        <w:rPr>
          <w:rFonts w:ascii="Cambria" w:hAnsi="Cambria" w:cs="Times New Roman"/>
          <w:sz w:val="20"/>
          <w:szCs w:val="20"/>
        </w:rPr>
        <w:t xml:space="preserve"> in training the Employee</w:t>
      </w:r>
      <w:r w:rsidRPr="000E6141">
        <w:rPr>
          <w:rFonts w:ascii="Cambria" w:hAnsi="Cambria" w:cs="Times New Roman"/>
          <w:sz w:val="20"/>
          <w:szCs w:val="20"/>
        </w:rPr>
        <w:t xml:space="preserve">, within a period of 7(Seven) days from the date of </w:t>
      </w:r>
      <w:r>
        <w:rPr>
          <w:rFonts w:ascii="Cambria" w:hAnsi="Cambria" w:cs="Times New Roman"/>
          <w:sz w:val="20"/>
          <w:szCs w:val="20"/>
        </w:rPr>
        <w:t>his</w:t>
      </w:r>
      <w:r w:rsidRPr="000E6141">
        <w:rPr>
          <w:rFonts w:ascii="Cambria" w:hAnsi="Cambria" w:cs="Times New Roman"/>
          <w:sz w:val="20"/>
          <w:szCs w:val="20"/>
        </w:rPr>
        <w:t xml:space="preserve"> leaving the employment of the Company, which shall be in addition to the rights and remedies available to the Company under any law in force. </w:t>
      </w:r>
    </w:p>
    <w:p w14:paraId="771D126A" w14:textId="77777777" w:rsidR="003F664A" w:rsidRPr="00DC59CD" w:rsidRDefault="003F664A" w:rsidP="003F664A">
      <w:pPr>
        <w:pStyle w:val="Title"/>
        <w:spacing w:line="360" w:lineRule="auto"/>
        <w:jc w:val="both"/>
        <w:rPr>
          <w:rFonts w:ascii="Cambria" w:hAnsi="Cambria" w:cs="Times New Roman"/>
          <w:b/>
          <w:sz w:val="20"/>
          <w:szCs w:val="20"/>
        </w:rPr>
      </w:pPr>
    </w:p>
    <w:p w14:paraId="31587255"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10.</w:t>
      </w:r>
      <w:r w:rsidRPr="00DC59CD">
        <w:rPr>
          <w:rFonts w:ascii="Cambria" w:hAnsi="Cambria" w:cs="Times New Roman"/>
          <w:sz w:val="20"/>
          <w:szCs w:val="20"/>
        </w:rPr>
        <w:tab/>
        <w:t>COMPANY’S OBLIGATIONS</w:t>
      </w:r>
    </w:p>
    <w:p w14:paraId="2926EA3E"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10.1</w:t>
      </w:r>
      <w:r w:rsidRPr="00DC59CD">
        <w:rPr>
          <w:rFonts w:ascii="Cambria" w:hAnsi="Cambria" w:cs="Times New Roman"/>
          <w:sz w:val="20"/>
          <w:szCs w:val="20"/>
        </w:rPr>
        <w:tab/>
        <w:t>The Company shall pay to the employee the agreed remuneration on or before the 10</w:t>
      </w:r>
      <w:r w:rsidRPr="00DC59CD">
        <w:rPr>
          <w:rFonts w:ascii="Cambria" w:hAnsi="Cambria" w:cs="Times New Roman"/>
          <w:sz w:val="20"/>
          <w:szCs w:val="20"/>
          <w:vertAlign w:val="superscript"/>
        </w:rPr>
        <w:t>th</w:t>
      </w:r>
      <w:r w:rsidRPr="00DC59CD">
        <w:rPr>
          <w:rFonts w:ascii="Cambria" w:hAnsi="Cambria" w:cs="Times New Roman"/>
          <w:sz w:val="20"/>
          <w:szCs w:val="20"/>
        </w:rPr>
        <w:t xml:space="preserve"> day of the succeeding month.</w:t>
      </w:r>
    </w:p>
    <w:p w14:paraId="54F50B50" w14:textId="77777777" w:rsidR="003F664A" w:rsidRPr="00DC59CD" w:rsidRDefault="003F664A" w:rsidP="003F664A">
      <w:pPr>
        <w:pStyle w:val="Title"/>
        <w:spacing w:line="360" w:lineRule="auto"/>
        <w:jc w:val="both"/>
        <w:rPr>
          <w:rFonts w:ascii="Cambria" w:hAnsi="Cambria" w:cs="Times New Roman"/>
          <w:b/>
          <w:sz w:val="20"/>
          <w:szCs w:val="20"/>
        </w:rPr>
      </w:pPr>
    </w:p>
    <w:p w14:paraId="57BFDE24"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10.2</w:t>
      </w:r>
      <w:r w:rsidRPr="00DC59CD">
        <w:rPr>
          <w:rFonts w:ascii="Cambria" w:hAnsi="Cambria" w:cs="Times New Roman"/>
          <w:sz w:val="20"/>
          <w:szCs w:val="20"/>
        </w:rPr>
        <w:tab/>
      </w:r>
      <w:r w:rsidRPr="0034334F">
        <w:rPr>
          <w:rFonts w:ascii="Cambria" w:hAnsi="Cambria" w:cs="Times New Roman"/>
          <w:sz w:val="20"/>
          <w:szCs w:val="20"/>
        </w:rPr>
        <w:t xml:space="preserve">The Employee shall be </w:t>
      </w:r>
      <w:r>
        <w:rPr>
          <w:rFonts w:ascii="Cambria" w:hAnsi="Cambria" w:cs="Times New Roman"/>
          <w:sz w:val="20"/>
          <w:szCs w:val="20"/>
        </w:rPr>
        <w:t xml:space="preserve">entitled to </w:t>
      </w:r>
      <w:r w:rsidRPr="0034334F">
        <w:rPr>
          <w:rFonts w:ascii="Cambria" w:hAnsi="Cambria" w:cs="Times New Roman"/>
          <w:sz w:val="20"/>
          <w:szCs w:val="20"/>
        </w:rPr>
        <w:t xml:space="preserve">casual, sick and paid leaves as per the </w:t>
      </w:r>
      <w:r>
        <w:rPr>
          <w:rFonts w:ascii="Cambria" w:hAnsi="Cambria" w:cs="Times New Roman"/>
          <w:sz w:val="20"/>
          <w:szCs w:val="20"/>
        </w:rPr>
        <w:t>Company policies, as applicable from time to time.</w:t>
      </w:r>
    </w:p>
    <w:p w14:paraId="76BA025C" w14:textId="77777777" w:rsidR="003F664A" w:rsidRPr="00DC59CD" w:rsidRDefault="003F664A" w:rsidP="003F664A">
      <w:pPr>
        <w:pStyle w:val="Title"/>
        <w:spacing w:line="360" w:lineRule="auto"/>
        <w:jc w:val="both"/>
        <w:rPr>
          <w:rFonts w:ascii="Cambria" w:hAnsi="Cambria" w:cs="Times New Roman"/>
          <w:b/>
          <w:sz w:val="20"/>
          <w:szCs w:val="20"/>
        </w:rPr>
      </w:pPr>
    </w:p>
    <w:p w14:paraId="58F98A37" w14:textId="77777777" w:rsidR="003F664A" w:rsidRDefault="003F664A" w:rsidP="003F664A">
      <w:pPr>
        <w:pStyle w:val="Title"/>
        <w:spacing w:line="360" w:lineRule="auto"/>
        <w:jc w:val="both"/>
        <w:rPr>
          <w:rFonts w:ascii="Cambria" w:hAnsi="Cambria" w:cs="Times New Roman"/>
          <w:sz w:val="20"/>
          <w:szCs w:val="20"/>
        </w:rPr>
      </w:pPr>
      <w:r w:rsidRPr="00DC59CD">
        <w:rPr>
          <w:rFonts w:ascii="Cambria" w:hAnsi="Cambria" w:cs="Times New Roman"/>
          <w:sz w:val="20"/>
          <w:szCs w:val="20"/>
        </w:rPr>
        <w:t>11.</w:t>
      </w:r>
      <w:r w:rsidRPr="00DC59CD">
        <w:rPr>
          <w:rFonts w:ascii="Cambria" w:hAnsi="Cambria" w:cs="Times New Roman"/>
          <w:sz w:val="20"/>
          <w:szCs w:val="20"/>
        </w:rPr>
        <w:tab/>
        <w:t>TERMINATION</w:t>
      </w:r>
    </w:p>
    <w:p w14:paraId="7838577D" w14:textId="77777777" w:rsidR="003F664A" w:rsidRDefault="003F664A" w:rsidP="003F664A">
      <w:pPr>
        <w:pStyle w:val="Title"/>
        <w:spacing w:line="360" w:lineRule="auto"/>
        <w:jc w:val="both"/>
        <w:rPr>
          <w:rFonts w:ascii="Cambria" w:hAnsi="Cambria" w:cs="Times New Roman"/>
          <w:bCs/>
          <w:sz w:val="20"/>
          <w:szCs w:val="20"/>
        </w:rPr>
      </w:pPr>
      <w:r w:rsidRPr="00DC59CD">
        <w:rPr>
          <w:rFonts w:ascii="Cambria" w:hAnsi="Cambria" w:cs="Times New Roman"/>
          <w:sz w:val="20"/>
          <w:szCs w:val="20"/>
        </w:rPr>
        <w:t xml:space="preserve">11.1 </w:t>
      </w:r>
      <w:r w:rsidRPr="00DC59CD">
        <w:rPr>
          <w:rFonts w:ascii="Cambria" w:hAnsi="Cambria" w:cs="Times New Roman"/>
          <w:sz w:val="20"/>
          <w:szCs w:val="20"/>
        </w:rPr>
        <w:tab/>
      </w:r>
      <w:r>
        <w:rPr>
          <w:rFonts w:ascii="Cambria" w:hAnsi="Cambria" w:cs="Times New Roman"/>
          <w:sz w:val="20"/>
          <w:szCs w:val="20"/>
        </w:rPr>
        <w:t>Termination by Employee upon completion of Minimum Service Commitment Period:</w:t>
      </w:r>
    </w:p>
    <w:p w14:paraId="24814BC0" w14:textId="4B5309A1" w:rsidR="003F664A"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lastRenderedPageBreak/>
        <w:t>Subject to the terms stated herein and only after the expiry of/completion of Minimum Service Commitment Period as stated in Clause 9.4 above, t</w:t>
      </w:r>
      <w:r w:rsidRPr="00DC59CD">
        <w:rPr>
          <w:rFonts w:ascii="Cambria" w:hAnsi="Cambria" w:cs="Times New Roman"/>
          <w:sz w:val="20"/>
          <w:szCs w:val="20"/>
        </w:rPr>
        <w:t xml:space="preserve">he Employee shall </w:t>
      </w:r>
      <w:r>
        <w:rPr>
          <w:rFonts w:ascii="Cambria" w:hAnsi="Cambria" w:cs="Times New Roman"/>
          <w:sz w:val="20"/>
          <w:szCs w:val="20"/>
        </w:rPr>
        <w:t xml:space="preserve">have the right to </w:t>
      </w:r>
      <w:r w:rsidRPr="00DC59CD">
        <w:rPr>
          <w:rFonts w:ascii="Cambria" w:hAnsi="Cambria" w:cs="Times New Roman"/>
          <w:sz w:val="20"/>
          <w:szCs w:val="20"/>
        </w:rPr>
        <w:t xml:space="preserve">terminate this </w:t>
      </w:r>
      <w:r>
        <w:rPr>
          <w:rFonts w:ascii="Cambria" w:hAnsi="Cambria" w:cs="Times New Roman"/>
          <w:sz w:val="20"/>
          <w:szCs w:val="20"/>
        </w:rPr>
        <w:t>A</w:t>
      </w:r>
      <w:r w:rsidRPr="00DC59CD">
        <w:rPr>
          <w:rFonts w:ascii="Cambria" w:hAnsi="Cambria" w:cs="Times New Roman"/>
          <w:sz w:val="20"/>
          <w:szCs w:val="20"/>
        </w:rPr>
        <w:t>greement by giving minimum 3 (</w:t>
      </w:r>
      <w:r>
        <w:rPr>
          <w:rFonts w:ascii="Cambria" w:hAnsi="Cambria" w:cs="Times New Roman"/>
          <w:sz w:val="20"/>
          <w:szCs w:val="20"/>
        </w:rPr>
        <w:t>t</w:t>
      </w:r>
      <w:r w:rsidRPr="00DC59CD">
        <w:rPr>
          <w:rFonts w:ascii="Cambria" w:hAnsi="Cambria" w:cs="Times New Roman"/>
          <w:sz w:val="20"/>
          <w:szCs w:val="20"/>
        </w:rPr>
        <w:t xml:space="preserve">hree) months’ </w:t>
      </w:r>
      <w:r>
        <w:rPr>
          <w:rFonts w:ascii="Cambria" w:hAnsi="Cambria" w:cs="Times New Roman"/>
          <w:sz w:val="20"/>
          <w:szCs w:val="20"/>
        </w:rPr>
        <w:t xml:space="preserve">prior written </w:t>
      </w:r>
      <w:r w:rsidRPr="00DC59CD">
        <w:rPr>
          <w:rFonts w:ascii="Cambria" w:hAnsi="Cambria" w:cs="Times New Roman"/>
          <w:sz w:val="20"/>
          <w:szCs w:val="20"/>
        </w:rPr>
        <w:t>notice to the Company</w:t>
      </w:r>
      <w:r>
        <w:rPr>
          <w:rFonts w:ascii="Cambria" w:hAnsi="Cambria" w:cs="Times New Roman"/>
          <w:sz w:val="20"/>
          <w:szCs w:val="20"/>
        </w:rPr>
        <w:t xml:space="preserve"> </w:t>
      </w:r>
      <w:r w:rsidRPr="009C26C0">
        <w:rPr>
          <w:rFonts w:ascii="Cambria" w:hAnsi="Cambria" w:cs="Times New Roman"/>
          <w:sz w:val="20"/>
          <w:szCs w:val="20"/>
        </w:rPr>
        <w:t>(</w:t>
      </w:r>
      <w:r>
        <w:rPr>
          <w:rFonts w:ascii="Cambria" w:hAnsi="Cambria" w:cs="Times New Roman"/>
          <w:sz w:val="20"/>
          <w:szCs w:val="20"/>
        </w:rPr>
        <w:t>h</w:t>
      </w:r>
      <w:r w:rsidRPr="009C26C0">
        <w:rPr>
          <w:rFonts w:ascii="Cambria" w:hAnsi="Cambria" w:cs="Times New Roman"/>
          <w:sz w:val="20"/>
          <w:szCs w:val="20"/>
        </w:rPr>
        <w:t>ereinafter referred to as the “</w:t>
      </w:r>
      <w:r w:rsidRPr="006A425E">
        <w:rPr>
          <w:rFonts w:ascii="Cambria" w:hAnsi="Cambria" w:cs="Times New Roman"/>
          <w:sz w:val="20"/>
          <w:szCs w:val="20"/>
        </w:rPr>
        <w:t>Notice Period</w:t>
      </w:r>
      <w:r w:rsidRPr="009C26C0">
        <w:rPr>
          <w:rFonts w:ascii="Cambria" w:hAnsi="Cambria" w:cs="Times New Roman"/>
          <w:sz w:val="20"/>
          <w:szCs w:val="20"/>
        </w:rPr>
        <w:t>”)</w:t>
      </w:r>
      <w:r w:rsidRPr="00DC59CD">
        <w:rPr>
          <w:rFonts w:ascii="Cambria" w:hAnsi="Cambria" w:cs="Times New Roman"/>
          <w:sz w:val="20"/>
          <w:szCs w:val="20"/>
        </w:rPr>
        <w:t xml:space="preserve">. </w:t>
      </w:r>
      <w:r w:rsidRPr="009C26C0">
        <w:rPr>
          <w:rFonts w:ascii="Cambria" w:hAnsi="Cambria" w:cs="Times New Roman"/>
          <w:sz w:val="20"/>
          <w:szCs w:val="20"/>
        </w:rPr>
        <w:t xml:space="preserve">In case of the failure </w:t>
      </w:r>
      <w:r>
        <w:rPr>
          <w:rFonts w:ascii="Cambria" w:hAnsi="Cambria" w:cs="Times New Roman"/>
          <w:sz w:val="20"/>
          <w:szCs w:val="20"/>
        </w:rPr>
        <w:t xml:space="preserve">of the Employee </w:t>
      </w:r>
      <w:r w:rsidRPr="009C26C0">
        <w:rPr>
          <w:rFonts w:ascii="Cambria" w:hAnsi="Cambria" w:cs="Times New Roman"/>
          <w:sz w:val="20"/>
          <w:szCs w:val="20"/>
        </w:rPr>
        <w:t xml:space="preserve">to serve </w:t>
      </w:r>
      <w:r>
        <w:rPr>
          <w:rFonts w:ascii="Cambria" w:hAnsi="Cambria" w:cs="Times New Roman"/>
          <w:sz w:val="20"/>
          <w:szCs w:val="20"/>
        </w:rPr>
        <w:t>Notice Period</w:t>
      </w:r>
      <w:r w:rsidRPr="009C26C0">
        <w:rPr>
          <w:rFonts w:ascii="Cambria" w:hAnsi="Cambria" w:cs="Times New Roman"/>
          <w:sz w:val="20"/>
          <w:szCs w:val="20"/>
        </w:rPr>
        <w:t xml:space="preserve"> to the </w:t>
      </w:r>
      <w:r w:rsidRPr="000E6141">
        <w:rPr>
          <w:rFonts w:ascii="Cambria" w:hAnsi="Cambria" w:cs="Times New Roman"/>
          <w:sz w:val="20"/>
          <w:szCs w:val="20"/>
        </w:rPr>
        <w:t>Company</w:t>
      </w:r>
      <w:r>
        <w:rPr>
          <w:rFonts w:ascii="Cambria" w:hAnsi="Cambria" w:cs="Times New Roman"/>
          <w:sz w:val="20"/>
          <w:szCs w:val="20"/>
        </w:rPr>
        <w:t xml:space="preserve">, </w:t>
      </w:r>
      <w:r w:rsidRPr="000E6141">
        <w:rPr>
          <w:rFonts w:ascii="Cambria" w:hAnsi="Cambria" w:cs="Times New Roman"/>
          <w:sz w:val="20"/>
          <w:szCs w:val="20"/>
        </w:rPr>
        <w:t>the</w:t>
      </w:r>
      <w:r w:rsidRPr="009C26C0">
        <w:rPr>
          <w:rFonts w:ascii="Cambria" w:hAnsi="Cambria" w:cs="Times New Roman"/>
          <w:sz w:val="20"/>
          <w:szCs w:val="20"/>
        </w:rPr>
        <w:t xml:space="preserve"> Employee shall be liable to pay an amount equivalent to </w:t>
      </w:r>
      <w:r>
        <w:rPr>
          <w:rFonts w:ascii="Cambria" w:hAnsi="Cambria" w:cs="Times New Roman"/>
          <w:sz w:val="20"/>
          <w:szCs w:val="20"/>
        </w:rPr>
        <w:t>15</w:t>
      </w:r>
      <w:r w:rsidRPr="0034334F">
        <w:rPr>
          <w:rFonts w:ascii="Cambria" w:hAnsi="Cambria" w:cs="Times New Roman"/>
          <w:sz w:val="20"/>
          <w:szCs w:val="20"/>
        </w:rPr>
        <w:t xml:space="preserve"> (</w:t>
      </w:r>
      <w:r>
        <w:rPr>
          <w:rFonts w:ascii="Cambria" w:hAnsi="Cambria" w:cs="Times New Roman"/>
          <w:sz w:val="20"/>
          <w:szCs w:val="20"/>
        </w:rPr>
        <w:t>Fifteen</w:t>
      </w:r>
      <w:r w:rsidRPr="0034334F">
        <w:rPr>
          <w:rFonts w:ascii="Cambria" w:hAnsi="Cambria" w:cs="Times New Roman"/>
          <w:sz w:val="20"/>
          <w:szCs w:val="20"/>
        </w:rPr>
        <w:t xml:space="preserve">) </w:t>
      </w:r>
      <w:r>
        <w:rPr>
          <w:rFonts w:ascii="Cambria" w:hAnsi="Cambria" w:cs="Times New Roman"/>
          <w:sz w:val="20"/>
          <w:szCs w:val="20"/>
        </w:rPr>
        <w:t xml:space="preserve">times   of </w:t>
      </w:r>
      <w:ins w:id="47" w:author="Nilkanth Nikam" w:date="2021-03-23T19:16:00Z">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Gender </w:instrText>
        </w:r>
      </w:ins>
      <w:r w:rsidR="00950197">
        <w:rPr>
          <w:rFonts w:ascii="Cambria" w:hAnsi="Cambria" w:cs="Times New Roman"/>
          <w:b/>
          <w:sz w:val="20"/>
          <w:szCs w:val="20"/>
        </w:rPr>
        <w:fldChar w:fldCharType="separate"/>
      </w:r>
      <w:ins w:id="48" w:author="Nilkanth Nikam" w:date="2021-03-23T19:16:00Z">
        <w:r w:rsidR="00950197">
          <w:rPr>
            <w:rFonts w:ascii="Cambria" w:hAnsi="Cambria" w:cs="Times New Roman"/>
            <w:noProof/>
            <w:sz w:val="20"/>
            <w:szCs w:val="20"/>
          </w:rPr>
          <w:t>«Gender»</w:t>
        </w:r>
        <w:r w:rsidR="00950197">
          <w:rPr>
            <w:rFonts w:ascii="Cambria" w:hAnsi="Cambria" w:cs="Times New Roman"/>
            <w:b/>
            <w:sz w:val="20"/>
            <w:szCs w:val="20"/>
          </w:rPr>
          <w:fldChar w:fldCharType="end"/>
        </w:r>
      </w:ins>
      <w:r w:rsidR="00950197">
        <w:rPr>
          <w:rFonts w:ascii="Cambria" w:hAnsi="Cambria" w:cs="Times New Roman"/>
          <w:sz w:val="20"/>
          <w:szCs w:val="20"/>
        </w:rPr>
        <w:t xml:space="preserve"> </w:t>
      </w:r>
      <w:r>
        <w:rPr>
          <w:rFonts w:ascii="Cambria" w:hAnsi="Cambria" w:cs="Times New Roman"/>
          <w:sz w:val="20"/>
          <w:szCs w:val="20"/>
        </w:rPr>
        <w:t xml:space="preserve"> Last Drawn Salary</w:t>
      </w:r>
      <w:r w:rsidRPr="009C26C0">
        <w:rPr>
          <w:rFonts w:ascii="Cambria" w:hAnsi="Cambria" w:cs="Times New Roman"/>
          <w:sz w:val="20"/>
          <w:szCs w:val="20"/>
        </w:rPr>
        <w:t xml:space="preserve"> in lieu of Notice Period</w:t>
      </w:r>
      <w:r>
        <w:rPr>
          <w:rFonts w:ascii="Cambria" w:hAnsi="Cambria" w:cs="Times New Roman"/>
          <w:sz w:val="20"/>
          <w:szCs w:val="20"/>
        </w:rPr>
        <w:t xml:space="preserve"> to the Company. </w:t>
      </w:r>
      <w:r w:rsidRPr="0034334F">
        <w:rPr>
          <w:rFonts w:ascii="Cambria" w:hAnsi="Cambria" w:cs="Times New Roman"/>
          <w:sz w:val="20"/>
          <w:szCs w:val="20"/>
        </w:rPr>
        <w:t xml:space="preserve">The Company </w:t>
      </w:r>
      <w:r>
        <w:rPr>
          <w:rFonts w:ascii="Cambria" w:hAnsi="Cambria" w:cs="Times New Roman"/>
          <w:sz w:val="20"/>
          <w:szCs w:val="20"/>
        </w:rPr>
        <w:t xml:space="preserve">reserves its right to </w:t>
      </w:r>
      <w:r w:rsidRPr="0034334F">
        <w:rPr>
          <w:rFonts w:ascii="Cambria" w:hAnsi="Cambria" w:cs="Times New Roman"/>
          <w:sz w:val="20"/>
          <w:szCs w:val="20"/>
        </w:rPr>
        <w:t xml:space="preserve">ask the employee for additional notice period, if required to handover </w:t>
      </w:r>
      <w:r>
        <w:rPr>
          <w:rFonts w:ascii="Cambria" w:hAnsi="Cambria" w:cs="Times New Roman"/>
          <w:sz w:val="20"/>
          <w:szCs w:val="20"/>
        </w:rPr>
        <w:t xml:space="preserve">and complete </w:t>
      </w:r>
      <w:r w:rsidRPr="0034334F">
        <w:rPr>
          <w:rFonts w:ascii="Cambria" w:hAnsi="Cambria" w:cs="Times New Roman"/>
          <w:sz w:val="20"/>
          <w:szCs w:val="20"/>
        </w:rPr>
        <w:t>the responsibilities assigned to the Employee</w:t>
      </w:r>
      <w:r>
        <w:rPr>
          <w:rFonts w:ascii="Cambria" w:hAnsi="Cambria" w:cs="Times New Roman"/>
          <w:sz w:val="20"/>
          <w:szCs w:val="20"/>
        </w:rPr>
        <w:t xml:space="preserve"> by the Company</w:t>
      </w:r>
      <w:r w:rsidRPr="0034334F">
        <w:rPr>
          <w:rFonts w:ascii="Cambria" w:hAnsi="Cambria" w:cs="Times New Roman"/>
          <w:sz w:val="20"/>
          <w:szCs w:val="20"/>
        </w:rPr>
        <w:t>.</w:t>
      </w:r>
      <w:r>
        <w:rPr>
          <w:rFonts w:ascii="Cambria" w:hAnsi="Cambria" w:cs="Times New Roman"/>
          <w:sz w:val="20"/>
          <w:szCs w:val="20"/>
        </w:rPr>
        <w:t xml:space="preserve"> It is clarified that, in case the Employee abandons </w:t>
      </w:r>
      <w:r w:rsidR="00105AE5">
        <w:rPr>
          <w:rFonts w:ascii="Cambria" w:hAnsi="Cambria" w:cs="Times New Roman"/>
          <w:sz w:val="20"/>
          <w:szCs w:val="20"/>
        </w:rPr>
        <w:t xml:space="preserve"> </w:t>
      </w:r>
      <w:ins w:id="49" w:author="Nilkanth Nikam" w:date="2021-03-23T19:16:00Z">
        <w:r w:rsidR="00105AE5">
          <w:rPr>
            <w:rFonts w:ascii="Cambria" w:hAnsi="Cambria" w:cs="Times New Roman"/>
            <w:b/>
            <w:sz w:val="20"/>
            <w:szCs w:val="20"/>
          </w:rPr>
          <w:fldChar w:fldCharType="begin"/>
        </w:r>
        <w:r w:rsidR="00105AE5">
          <w:rPr>
            <w:rFonts w:ascii="Cambria" w:hAnsi="Cambria" w:cs="Times New Roman"/>
            <w:sz w:val="20"/>
            <w:szCs w:val="20"/>
          </w:rPr>
          <w:instrText xml:space="preserve"> MERGEFIELD  Gender </w:instrText>
        </w:r>
      </w:ins>
      <w:r w:rsidR="00105AE5">
        <w:rPr>
          <w:rFonts w:ascii="Cambria" w:hAnsi="Cambria" w:cs="Times New Roman"/>
          <w:b/>
          <w:sz w:val="20"/>
          <w:szCs w:val="20"/>
        </w:rPr>
        <w:fldChar w:fldCharType="separate"/>
      </w:r>
      <w:ins w:id="50" w:author="Nilkanth Nikam" w:date="2021-03-23T19:16:00Z">
        <w:r w:rsidR="00105AE5">
          <w:rPr>
            <w:rFonts w:ascii="Cambria" w:hAnsi="Cambria" w:cs="Times New Roman"/>
            <w:noProof/>
            <w:sz w:val="20"/>
            <w:szCs w:val="20"/>
          </w:rPr>
          <w:t>«Gender»</w:t>
        </w:r>
        <w:r w:rsidR="00105AE5">
          <w:rPr>
            <w:rFonts w:ascii="Cambria" w:hAnsi="Cambria" w:cs="Times New Roman"/>
            <w:b/>
            <w:sz w:val="20"/>
            <w:szCs w:val="20"/>
          </w:rPr>
          <w:fldChar w:fldCharType="end"/>
        </w:r>
      </w:ins>
      <w:r w:rsidR="00105AE5">
        <w:rPr>
          <w:rFonts w:ascii="Cambria" w:hAnsi="Cambria" w:cs="Times New Roman"/>
          <w:b/>
          <w:sz w:val="20"/>
          <w:szCs w:val="20"/>
        </w:rPr>
        <w:t xml:space="preserve"> </w:t>
      </w:r>
      <w:r>
        <w:rPr>
          <w:rFonts w:ascii="Cambria" w:hAnsi="Cambria" w:cs="Times New Roman"/>
          <w:sz w:val="20"/>
          <w:szCs w:val="20"/>
        </w:rPr>
        <w:t xml:space="preserve">duties and obligations under this Agreement prior to the expiry or completion of the Minimum Service Commitment period, </w:t>
      </w:r>
      <w:ins w:id="51" w:author="Nilkanth Nikam" w:date="2021-03-23T19:17:00Z">
        <w:r w:rsidR="00105AE5">
          <w:rPr>
            <w:rFonts w:ascii="Cambria" w:hAnsi="Cambria" w:cs="Times New Roman"/>
            <w:b/>
            <w:sz w:val="20"/>
            <w:szCs w:val="20"/>
          </w:rPr>
          <w:fldChar w:fldCharType="begin"/>
        </w:r>
        <w:r w:rsidR="00105AE5">
          <w:rPr>
            <w:rFonts w:ascii="Cambria" w:hAnsi="Cambria" w:cs="Times New Roman"/>
            <w:sz w:val="20"/>
            <w:szCs w:val="20"/>
          </w:rPr>
          <w:instrText xml:space="preserve"> MERGEFIELD  Abbr </w:instrText>
        </w:r>
      </w:ins>
      <w:r w:rsidR="00105AE5">
        <w:rPr>
          <w:rFonts w:ascii="Cambria" w:hAnsi="Cambria" w:cs="Times New Roman"/>
          <w:b/>
          <w:sz w:val="20"/>
          <w:szCs w:val="20"/>
        </w:rPr>
        <w:fldChar w:fldCharType="separate"/>
      </w:r>
      <w:ins w:id="52" w:author="Nilkanth Nikam" w:date="2021-03-23T19:17:00Z">
        <w:r w:rsidR="00105AE5">
          <w:rPr>
            <w:rFonts w:ascii="Cambria" w:hAnsi="Cambria" w:cs="Times New Roman"/>
            <w:noProof/>
            <w:sz w:val="20"/>
            <w:szCs w:val="20"/>
          </w:rPr>
          <w:t>«Abbr»</w:t>
        </w:r>
        <w:r w:rsidR="00105AE5">
          <w:rPr>
            <w:rFonts w:ascii="Cambria" w:hAnsi="Cambria" w:cs="Times New Roman"/>
            <w:b/>
            <w:sz w:val="20"/>
            <w:szCs w:val="20"/>
          </w:rPr>
          <w:fldChar w:fldCharType="end"/>
        </w:r>
      </w:ins>
      <w:r w:rsidR="00105AE5">
        <w:rPr>
          <w:rFonts w:ascii="Cambria" w:hAnsi="Cambria" w:cs="Times New Roman"/>
          <w:b/>
          <w:sz w:val="20"/>
          <w:szCs w:val="20"/>
        </w:rPr>
        <w:t xml:space="preserve"> </w:t>
      </w:r>
      <w:r>
        <w:rPr>
          <w:rFonts w:ascii="Cambria" w:hAnsi="Cambria" w:cs="Times New Roman"/>
          <w:sz w:val="20"/>
          <w:szCs w:val="20"/>
        </w:rPr>
        <w:t xml:space="preserve">shall in addition to the damages payable by </w:t>
      </w:r>
      <w:ins w:id="53" w:author="Nilkanth Nikam" w:date="2021-03-23T19:18:00Z">
        <w:r w:rsidR="00105AE5">
          <w:rPr>
            <w:rFonts w:ascii="Cambria" w:hAnsi="Cambria" w:cs="Times New Roman"/>
            <w:b/>
            <w:sz w:val="20"/>
            <w:szCs w:val="20"/>
          </w:rPr>
          <w:fldChar w:fldCharType="begin"/>
        </w:r>
        <w:r w:rsidR="00105AE5">
          <w:rPr>
            <w:rFonts w:ascii="Cambria" w:hAnsi="Cambria" w:cs="Times New Roman"/>
            <w:sz w:val="20"/>
            <w:szCs w:val="20"/>
          </w:rPr>
          <w:instrText xml:space="preserve"> MERGEFIELD  Gender2 </w:instrText>
        </w:r>
      </w:ins>
      <w:r w:rsidR="00105AE5">
        <w:rPr>
          <w:rFonts w:ascii="Cambria" w:hAnsi="Cambria" w:cs="Times New Roman"/>
          <w:b/>
          <w:sz w:val="20"/>
          <w:szCs w:val="20"/>
        </w:rPr>
        <w:fldChar w:fldCharType="separate"/>
      </w:r>
      <w:ins w:id="54" w:author="Nilkanth Nikam" w:date="2021-03-23T19:18:00Z">
        <w:r w:rsidR="00105AE5">
          <w:rPr>
            <w:rFonts w:ascii="Cambria" w:hAnsi="Cambria" w:cs="Times New Roman"/>
            <w:noProof/>
            <w:sz w:val="20"/>
            <w:szCs w:val="20"/>
          </w:rPr>
          <w:t>«Gender2»</w:t>
        </w:r>
        <w:r w:rsidR="00105AE5">
          <w:rPr>
            <w:rFonts w:ascii="Cambria" w:hAnsi="Cambria" w:cs="Times New Roman"/>
            <w:b/>
            <w:sz w:val="20"/>
            <w:szCs w:val="20"/>
          </w:rPr>
          <w:fldChar w:fldCharType="end"/>
        </w:r>
      </w:ins>
      <w:r>
        <w:rPr>
          <w:rFonts w:ascii="Cambria" w:hAnsi="Cambria" w:cs="Times New Roman"/>
          <w:sz w:val="20"/>
          <w:szCs w:val="20"/>
        </w:rPr>
        <w:t xml:space="preserve"> under Clause 9.5 above towards the failure to comply with the Minimum Service Commitment Period be liable to pay </w:t>
      </w:r>
      <w:r w:rsidRPr="009C26C0">
        <w:rPr>
          <w:rFonts w:ascii="Cambria" w:hAnsi="Cambria" w:cs="Times New Roman"/>
          <w:sz w:val="20"/>
          <w:szCs w:val="20"/>
        </w:rPr>
        <w:t xml:space="preserve">an amount equivalent to </w:t>
      </w:r>
      <w:r>
        <w:rPr>
          <w:rFonts w:ascii="Cambria" w:hAnsi="Cambria" w:cs="Times New Roman"/>
          <w:sz w:val="20"/>
          <w:szCs w:val="20"/>
        </w:rPr>
        <w:t>15</w:t>
      </w:r>
      <w:r w:rsidRPr="0034334F">
        <w:rPr>
          <w:rFonts w:ascii="Cambria" w:hAnsi="Cambria" w:cs="Times New Roman"/>
          <w:sz w:val="20"/>
          <w:szCs w:val="20"/>
        </w:rPr>
        <w:t xml:space="preserve"> (</w:t>
      </w:r>
      <w:r>
        <w:rPr>
          <w:rFonts w:ascii="Cambria" w:hAnsi="Cambria" w:cs="Times New Roman"/>
          <w:sz w:val="20"/>
          <w:szCs w:val="20"/>
        </w:rPr>
        <w:t>Fifteen</w:t>
      </w:r>
      <w:r w:rsidRPr="0034334F">
        <w:rPr>
          <w:rFonts w:ascii="Cambria" w:hAnsi="Cambria" w:cs="Times New Roman"/>
          <w:sz w:val="20"/>
          <w:szCs w:val="20"/>
        </w:rPr>
        <w:t>)</w:t>
      </w:r>
      <w:r>
        <w:rPr>
          <w:rFonts w:ascii="Cambria" w:hAnsi="Cambria" w:cs="Times New Roman"/>
          <w:sz w:val="20"/>
          <w:szCs w:val="20"/>
        </w:rPr>
        <w:t xml:space="preserve"> times  of </w:t>
      </w:r>
      <w:r w:rsidR="00105AE5">
        <w:rPr>
          <w:rFonts w:ascii="Cambria" w:hAnsi="Cambria" w:cs="Times New Roman"/>
          <w:sz w:val="20"/>
          <w:szCs w:val="20"/>
        </w:rPr>
        <w:t xml:space="preserve"> </w:t>
      </w:r>
      <w:ins w:id="55" w:author="Nilkanth Nikam" w:date="2021-03-23T19:18:00Z">
        <w:r w:rsidR="00105AE5">
          <w:rPr>
            <w:rFonts w:ascii="Cambria" w:hAnsi="Cambria" w:cs="Times New Roman"/>
            <w:b/>
            <w:sz w:val="20"/>
            <w:szCs w:val="20"/>
          </w:rPr>
          <w:fldChar w:fldCharType="begin"/>
        </w:r>
        <w:r w:rsidR="00105AE5">
          <w:rPr>
            <w:rFonts w:ascii="Cambria" w:hAnsi="Cambria" w:cs="Times New Roman"/>
            <w:sz w:val="20"/>
            <w:szCs w:val="20"/>
          </w:rPr>
          <w:instrText xml:space="preserve"> MERGEFIELD  Gender2 </w:instrText>
        </w:r>
      </w:ins>
      <w:r w:rsidR="00105AE5">
        <w:rPr>
          <w:rFonts w:ascii="Cambria" w:hAnsi="Cambria" w:cs="Times New Roman"/>
          <w:b/>
          <w:sz w:val="20"/>
          <w:szCs w:val="20"/>
        </w:rPr>
        <w:fldChar w:fldCharType="separate"/>
      </w:r>
      <w:ins w:id="56" w:author="Nilkanth Nikam" w:date="2021-03-23T19:18:00Z">
        <w:r w:rsidR="00105AE5">
          <w:rPr>
            <w:rFonts w:ascii="Cambria" w:hAnsi="Cambria" w:cs="Times New Roman"/>
            <w:noProof/>
            <w:sz w:val="20"/>
            <w:szCs w:val="20"/>
          </w:rPr>
          <w:t>«Gender»</w:t>
        </w:r>
        <w:r w:rsidR="00105AE5">
          <w:rPr>
            <w:rFonts w:ascii="Cambria" w:hAnsi="Cambria" w:cs="Times New Roman"/>
            <w:b/>
            <w:sz w:val="20"/>
            <w:szCs w:val="20"/>
          </w:rPr>
          <w:fldChar w:fldCharType="end"/>
        </w:r>
      </w:ins>
      <w:r w:rsidR="00105AE5">
        <w:rPr>
          <w:rFonts w:ascii="Cambria" w:hAnsi="Cambria" w:cs="Times New Roman"/>
          <w:b/>
          <w:sz w:val="20"/>
          <w:szCs w:val="20"/>
        </w:rPr>
        <w:t xml:space="preserve"> </w:t>
      </w:r>
      <w:r>
        <w:rPr>
          <w:rFonts w:ascii="Cambria" w:hAnsi="Cambria" w:cs="Times New Roman"/>
          <w:sz w:val="20"/>
          <w:szCs w:val="20"/>
        </w:rPr>
        <w:t>Last Drawn Salary</w:t>
      </w:r>
      <w:r w:rsidRPr="009C26C0">
        <w:rPr>
          <w:rFonts w:ascii="Cambria" w:hAnsi="Cambria" w:cs="Times New Roman"/>
          <w:sz w:val="20"/>
          <w:szCs w:val="20"/>
        </w:rPr>
        <w:t xml:space="preserve"> in lieu of Notice Period</w:t>
      </w:r>
      <w:r>
        <w:rPr>
          <w:rFonts w:ascii="Cambria" w:hAnsi="Cambria" w:cs="Times New Roman"/>
          <w:sz w:val="20"/>
          <w:szCs w:val="20"/>
        </w:rPr>
        <w:t xml:space="preserve"> to the Company.</w:t>
      </w:r>
    </w:p>
    <w:p w14:paraId="0F43C99D" w14:textId="77777777" w:rsidR="003F664A" w:rsidRPr="00DC59CD" w:rsidRDefault="003F664A" w:rsidP="003F664A">
      <w:pPr>
        <w:pStyle w:val="Title"/>
        <w:spacing w:line="360" w:lineRule="auto"/>
        <w:jc w:val="both"/>
        <w:rPr>
          <w:rFonts w:ascii="Cambria" w:hAnsi="Cambria" w:cs="Times New Roman"/>
          <w:b/>
          <w:sz w:val="20"/>
          <w:szCs w:val="20"/>
        </w:rPr>
      </w:pPr>
    </w:p>
    <w:p w14:paraId="369A3CBD" w14:textId="77777777" w:rsidR="003F664A" w:rsidRDefault="003F664A" w:rsidP="003F664A">
      <w:pPr>
        <w:pStyle w:val="Title"/>
        <w:spacing w:line="360" w:lineRule="auto"/>
        <w:jc w:val="both"/>
        <w:rPr>
          <w:rFonts w:ascii="Cambria" w:hAnsi="Cambria" w:cs="Times New Roman"/>
          <w:bCs/>
          <w:sz w:val="20"/>
          <w:szCs w:val="20"/>
        </w:rPr>
      </w:pPr>
      <w:proofErr w:type="gramStart"/>
      <w:r w:rsidRPr="00DC59CD">
        <w:rPr>
          <w:rFonts w:ascii="Cambria" w:hAnsi="Cambria" w:cs="Times New Roman"/>
          <w:sz w:val="20"/>
          <w:szCs w:val="20"/>
        </w:rPr>
        <w:t xml:space="preserve">11.2  </w:t>
      </w:r>
      <w:r w:rsidRPr="00DC59CD">
        <w:rPr>
          <w:rFonts w:ascii="Cambria" w:hAnsi="Cambria" w:cs="Times New Roman"/>
          <w:sz w:val="20"/>
          <w:szCs w:val="20"/>
        </w:rPr>
        <w:tab/>
      </w:r>
      <w:proofErr w:type="gramEnd"/>
      <w:r>
        <w:rPr>
          <w:rFonts w:ascii="Cambria" w:hAnsi="Cambria" w:cs="Times New Roman"/>
          <w:sz w:val="20"/>
          <w:szCs w:val="20"/>
        </w:rPr>
        <w:t>Termination by Employer:</w:t>
      </w:r>
    </w:p>
    <w:p w14:paraId="5618FB0C" w14:textId="77777777" w:rsidR="003F664A" w:rsidRDefault="003F664A" w:rsidP="003F664A">
      <w:pPr>
        <w:pStyle w:val="Title"/>
        <w:spacing w:line="360" w:lineRule="auto"/>
        <w:jc w:val="both"/>
        <w:rPr>
          <w:rFonts w:ascii="Cambria" w:hAnsi="Cambria" w:cs="Times New Roman"/>
          <w:bCs/>
          <w:sz w:val="20"/>
          <w:szCs w:val="20"/>
        </w:rPr>
      </w:pPr>
    </w:p>
    <w:p w14:paraId="1763D3C7" w14:textId="77777777" w:rsidR="003F664A" w:rsidRDefault="003F664A" w:rsidP="003F664A">
      <w:pPr>
        <w:pStyle w:val="Title"/>
        <w:spacing w:line="360" w:lineRule="auto"/>
        <w:jc w:val="both"/>
        <w:rPr>
          <w:rFonts w:ascii="Cambria" w:hAnsi="Cambria" w:cs="Times New Roman"/>
          <w:bCs/>
          <w:sz w:val="20"/>
          <w:szCs w:val="20"/>
        </w:rPr>
      </w:pPr>
      <w:r w:rsidRPr="00351743">
        <w:rPr>
          <w:rFonts w:ascii="Cambria" w:hAnsi="Cambria" w:cs="Times New Roman"/>
          <w:sz w:val="20"/>
          <w:szCs w:val="20"/>
        </w:rPr>
        <w:t>11.2.1</w:t>
      </w:r>
      <w:r w:rsidRPr="00351743">
        <w:rPr>
          <w:rFonts w:ascii="Cambria" w:hAnsi="Cambria" w:cs="Times New Roman"/>
          <w:sz w:val="20"/>
          <w:szCs w:val="20"/>
        </w:rPr>
        <w:tab/>
      </w:r>
      <w:r>
        <w:rPr>
          <w:rFonts w:ascii="Cambria" w:hAnsi="Cambria" w:cs="Times New Roman"/>
          <w:sz w:val="20"/>
          <w:szCs w:val="20"/>
        </w:rPr>
        <w:t>Termination during Probation Period:</w:t>
      </w:r>
    </w:p>
    <w:p w14:paraId="6BC039A7" w14:textId="77777777" w:rsidR="003F664A" w:rsidRPr="00DC59CD" w:rsidRDefault="003F664A" w:rsidP="003F664A">
      <w:pPr>
        <w:pStyle w:val="Title"/>
        <w:spacing w:line="360" w:lineRule="auto"/>
        <w:jc w:val="both"/>
        <w:rPr>
          <w:rFonts w:ascii="Cambria" w:hAnsi="Cambria" w:cs="Times New Roman"/>
          <w:b/>
          <w:sz w:val="20"/>
          <w:szCs w:val="20"/>
        </w:rPr>
      </w:pPr>
      <w:r w:rsidRPr="00C1298D">
        <w:rPr>
          <w:rFonts w:ascii="Cambria" w:hAnsi="Cambria" w:cs="Times New Roman"/>
          <w:sz w:val="20"/>
          <w:szCs w:val="20"/>
        </w:rPr>
        <w:t>During the Probation Period, the Company shall have the right to immediately terminate this agreement without a notice period and without payment of salary in lieu of notice to the Employee. The Company reserves the right to terminate the employment during or at the end of the probation period if the Employee's performance does not meet the required standards, or if the Company determines, in its sole discretion, that the Employee is not suitable for the role.</w:t>
      </w:r>
      <w:r w:rsidRPr="00DC59CD">
        <w:rPr>
          <w:rFonts w:ascii="Cambria" w:hAnsi="Cambria" w:cs="Times New Roman"/>
          <w:sz w:val="20"/>
          <w:szCs w:val="20"/>
        </w:rPr>
        <w:t xml:space="preserve"> </w:t>
      </w:r>
    </w:p>
    <w:p w14:paraId="4870BCFE" w14:textId="77777777" w:rsidR="003F664A" w:rsidRDefault="003F664A" w:rsidP="003F664A">
      <w:pPr>
        <w:pStyle w:val="Title"/>
        <w:spacing w:line="360" w:lineRule="auto"/>
        <w:jc w:val="both"/>
        <w:rPr>
          <w:rFonts w:ascii="Cambria" w:hAnsi="Cambria" w:cs="Times New Roman"/>
          <w:bCs/>
          <w:sz w:val="20"/>
          <w:szCs w:val="20"/>
        </w:rPr>
      </w:pPr>
    </w:p>
    <w:p w14:paraId="280F49E5" w14:textId="77777777" w:rsidR="003F664A" w:rsidRDefault="003F664A" w:rsidP="003F664A">
      <w:pPr>
        <w:pStyle w:val="Title"/>
        <w:spacing w:line="360" w:lineRule="auto"/>
        <w:jc w:val="both"/>
        <w:rPr>
          <w:rFonts w:ascii="Cambria" w:hAnsi="Cambria" w:cs="Times New Roman"/>
          <w:bCs/>
          <w:sz w:val="20"/>
          <w:szCs w:val="20"/>
        </w:rPr>
      </w:pPr>
      <w:r w:rsidRPr="00351743">
        <w:rPr>
          <w:rFonts w:ascii="Cambria" w:hAnsi="Cambria" w:cs="Times New Roman"/>
          <w:sz w:val="20"/>
          <w:szCs w:val="20"/>
        </w:rPr>
        <w:t>11.2.2</w:t>
      </w:r>
      <w:r>
        <w:rPr>
          <w:rFonts w:ascii="Cambria" w:hAnsi="Cambria" w:cs="Times New Roman"/>
          <w:sz w:val="20"/>
          <w:szCs w:val="20"/>
        </w:rPr>
        <w:tab/>
        <w:t>Termination after the completion of Probation Period:</w:t>
      </w:r>
    </w:p>
    <w:p w14:paraId="6D92A610" w14:textId="77777777" w:rsidR="003F664A" w:rsidRPr="00DC59CD" w:rsidRDefault="003F664A" w:rsidP="003F664A">
      <w:pPr>
        <w:pStyle w:val="Title"/>
        <w:spacing w:line="360" w:lineRule="auto"/>
        <w:jc w:val="both"/>
        <w:rPr>
          <w:rFonts w:ascii="Cambria" w:hAnsi="Cambria" w:cs="Times New Roman"/>
          <w:b/>
          <w:sz w:val="20"/>
          <w:szCs w:val="20"/>
        </w:rPr>
      </w:pPr>
      <w:r w:rsidRPr="0034334F">
        <w:rPr>
          <w:rFonts w:ascii="Cambria" w:hAnsi="Cambria" w:cs="Times New Roman"/>
          <w:sz w:val="20"/>
          <w:szCs w:val="20"/>
        </w:rPr>
        <w:t xml:space="preserve">The Company may, terminate this agreement by giving 1(one) month written notice </w:t>
      </w:r>
      <w:r>
        <w:rPr>
          <w:rFonts w:ascii="Cambria" w:hAnsi="Cambria" w:cs="Times New Roman"/>
          <w:sz w:val="20"/>
          <w:szCs w:val="20"/>
        </w:rPr>
        <w:t xml:space="preserve">to the Employee </w:t>
      </w:r>
      <w:r w:rsidRPr="0034334F">
        <w:rPr>
          <w:rFonts w:ascii="Cambria" w:hAnsi="Cambria" w:cs="Times New Roman"/>
          <w:sz w:val="20"/>
          <w:szCs w:val="20"/>
        </w:rPr>
        <w:t>any time after the completion of the Probation Period, without assigning any reason. In case of immediate termination by the Company</w:t>
      </w:r>
      <w:r>
        <w:rPr>
          <w:rFonts w:ascii="Cambria" w:hAnsi="Cambria" w:cs="Times New Roman"/>
          <w:sz w:val="20"/>
          <w:szCs w:val="20"/>
        </w:rPr>
        <w:t xml:space="preserve"> without </w:t>
      </w:r>
      <w:r w:rsidRPr="0034334F">
        <w:rPr>
          <w:rFonts w:ascii="Cambria" w:hAnsi="Cambria" w:cs="Times New Roman"/>
          <w:sz w:val="20"/>
          <w:szCs w:val="20"/>
        </w:rPr>
        <w:t xml:space="preserve">1(one) month written notice, after the completion of the Probation Period, the Company shall pay a sum equivalent to </w:t>
      </w:r>
      <w:r>
        <w:rPr>
          <w:rFonts w:ascii="Cambria" w:hAnsi="Cambria" w:cs="Times New Roman"/>
          <w:sz w:val="20"/>
          <w:szCs w:val="20"/>
        </w:rPr>
        <w:t>1 (</w:t>
      </w:r>
      <w:r w:rsidRPr="0034334F">
        <w:rPr>
          <w:rFonts w:ascii="Cambria" w:hAnsi="Cambria" w:cs="Times New Roman"/>
          <w:sz w:val="20"/>
          <w:szCs w:val="20"/>
        </w:rPr>
        <w:t>one</w:t>
      </w:r>
      <w:r>
        <w:rPr>
          <w:rFonts w:ascii="Cambria" w:hAnsi="Cambria" w:cs="Times New Roman"/>
          <w:sz w:val="20"/>
          <w:szCs w:val="20"/>
        </w:rPr>
        <w:t>)</w:t>
      </w:r>
      <w:r w:rsidRPr="0034334F">
        <w:rPr>
          <w:rFonts w:ascii="Cambria" w:hAnsi="Cambria" w:cs="Times New Roman"/>
          <w:sz w:val="20"/>
          <w:szCs w:val="20"/>
        </w:rPr>
        <w:t xml:space="preserve"> month salary to the Employee</w:t>
      </w:r>
      <w:r>
        <w:rPr>
          <w:rFonts w:ascii="Cambria" w:hAnsi="Cambria" w:cs="Times New Roman"/>
          <w:sz w:val="20"/>
          <w:szCs w:val="20"/>
        </w:rPr>
        <w:t xml:space="preserve"> in lieu of notice period</w:t>
      </w:r>
      <w:r w:rsidRPr="0034334F">
        <w:rPr>
          <w:rFonts w:ascii="Cambria" w:hAnsi="Cambria" w:cs="Times New Roman"/>
          <w:sz w:val="20"/>
          <w:szCs w:val="20"/>
        </w:rPr>
        <w:t>.</w:t>
      </w:r>
      <w:r>
        <w:rPr>
          <w:rFonts w:ascii="Cambria" w:hAnsi="Cambria" w:cs="Times New Roman"/>
          <w:sz w:val="20"/>
          <w:szCs w:val="20"/>
        </w:rPr>
        <w:t xml:space="preserve"> </w:t>
      </w:r>
    </w:p>
    <w:p w14:paraId="2DF9A5C8" w14:textId="77777777" w:rsidR="003F664A" w:rsidRPr="00DC59CD" w:rsidRDefault="003F664A" w:rsidP="003F664A">
      <w:pPr>
        <w:pStyle w:val="Title"/>
        <w:spacing w:line="360" w:lineRule="auto"/>
        <w:jc w:val="both"/>
        <w:rPr>
          <w:rFonts w:ascii="Cambria" w:hAnsi="Cambria" w:cs="Times New Roman"/>
          <w:b/>
          <w:sz w:val="20"/>
          <w:szCs w:val="20"/>
        </w:rPr>
      </w:pPr>
    </w:p>
    <w:p w14:paraId="5D59A7C5" w14:textId="77777777" w:rsidR="003F664A"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11.</w:t>
      </w:r>
      <w:r>
        <w:rPr>
          <w:rFonts w:ascii="Cambria" w:hAnsi="Cambria" w:cs="Times New Roman"/>
          <w:sz w:val="20"/>
          <w:szCs w:val="20"/>
        </w:rPr>
        <w:t>2.</w:t>
      </w:r>
      <w:r w:rsidRPr="00DC59CD">
        <w:rPr>
          <w:rFonts w:ascii="Cambria" w:hAnsi="Cambria" w:cs="Times New Roman"/>
          <w:sz w:val="20"/>
          <w:szCs w:val="20"/>
        </w:rPr>
        <w:t xml:space="preserve">3 </w:t>
      </w:r>
      <w:r w:rsidRPr="00DC59CD">
        <w:rPr>
          <w:rFonts w:ascii="Cambria" w:hAnsi="Cambria" w:cs="Times New Roman"/>
          <w:sz w:val="20"/>
          <w:szCs w:val="20"/>
        </w:rPr>
        <w:tab/>
      </w:r>
      <w:r w:rsidRPr="006907FC">
        <w:rPr>
          <w:rFonts w:ascii="Cambria" w:hAnsi="Cambria" w:cs="Times New Roman"/>
          <w:sz w:val="20"/>
          <w:szCs w:val="20"/>
        </w:rPr>
        <w:t xml:space="preserve">Termination </w:t>
      </w:r>
      <w:r>
        <w:rPr>
          <w:rFonts w:ascii="Cambria" w:hAnsi="Cambria" w:cs="Times New Roman"/>
          <w:sz w:val="20"/>
          <w:szCs w:val="20"/>
        </w:rPr>
        <w:t>for cause</w:t>
      </w:r>
      <w:r w:rsidRPr="006907FC">
        <w:rPr>
          <w:rFonts w:ascii="Cambria" w:hAnsi="Cambria" w:cs="Times New Roman"/>
          <w:sz w:val="20"/>
          <w:szCs w:val="20"/>
        </w:rPr>
        <w:t>:</w:t>
      </w:r>
    </w:p>
    <w:p w14:paraId="538620A9" w14:textId="77777777" w:rsidR="003F664A"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 xml:space="preserve">11.2.3.1 </w:t>
      </w:r>
      <w:r>
        <w:rPr>
          <w:rFonts w:ascii="Cambria" w:hAnsi="Cambria" w:cs="Times New Roman"/>
          <w:sz w:val="20"/>
          <w:szCs w:val="20"/>
        </w:rPr>
        <w:tab/>
      </w:r>
      <w:r w:rsidRPr="0034334F">
        <w:rPr>
          <w:rFonts w:ascii="Cambria" w:hAnsi="Cambria" w:cs="Times New Roman"/>
          <w:sz w:val="20"/>
          <w:szCs w:val="20"/>
        </w:rPr>
        <w:t xml:space="preserve">In the event of Company having a reasonable ground to believe that the Employee is guilty of misconduct, fraud, dishonest act, misappropriation of money, data theft, confidential information leakage,  negligence, under performance, found competing with the Company, its sister concerns or any of its entities, interacting with the clients, ex-employees of the company, its sister concerns or any of its entities in India or abroad, </w:t>
      </w:r>
      <w:r>
        <w:rPr>
          <w:rFonts w:ascii="Cambria" w:hAnsi="Cambria" w:cs="Times New Roman"/>
          <w:sz w:val="20"/>
          <w:szCs w:val="20"/>
        </w:rPr>
        <w:t>A</w:t>
      </w:r>
      <w:r w:rsidRPr="0034334F">
        <w:rPr>
          <w:rFonts w:ascii="Cambria" w:hAnsi="Cambria" w:cs="Times New Roman"/>
          <w:sz w:val="20"/>
          <w:szCs w:val="20"/>
        </w:rPr>
        <w:t>bandon</w:t>
      </w:r>
      <w:r>
        <w:rPr>
          <w:rFonts w:ascii="Cambria" w:hAnsi="Cambria" w:cs="Times New Roman"/>
          <w:sz w:val="20"/>
          <w:szCs w:val="20"/>
        </w:rPr>
        <w:t xml:space="preserve">ment of Services (as defined in clause 1.1 (c)) by the Employee </w:t>
      </w:r>
      <w:r w:rsidRPr="0034334F">
        <w:rPr>
          <w:rFonts w:ascii="Cambria" w:hAnsi="Cambria" w:cs="Times New Roman"/>
          <w:sz w:val="20"/>
          <w:szCs w:val="20"/>
        </w:rPr>
        <w:t xml:space="preserve">, </w:t>
      </w:r>
      <w:r>
        <w:rPr>
          <w:rFonts w:ascii="Cambria" w:hAnsi="Cambria" w:cs="Times New Roman"/>
          <w:sz w:val="20"/>
          <w:szCs w:val="20"/>
        </w:rPr>
        <w:t xml:space="preserve">or </w:t>
      </w:r>
      <w:r w:rsidRPr="0034334F">
        <w:rPr>
          <w:rFonts w:ascii="Cambria" w:hAnsi="Cambria" w:cs="Times New Roman"/>
          <w:sz w:val="20"/>
          <w:szCs w:val="20"/>
        </w:rPr>
        <w:t xml:space="preserve">caused any loss to the Company or has committed any fundamental breach of this agreement, the Company shall have </w:t>
      </w:r>
      <w:r>
        <w:rPr>
          <w:rFonts w:ascii="Cambria" w:hAnsi="Cambria" w:cs="Times New Roman"/>
          <w:sz w:val="20"/>
          <w:szCs w:val="20"/>
        </w:rPr>
        <w:t xml:space="preserve">the </w:t>
      </w:r>
      <w:r w:rsidRPr="0034334F">
        <w:rPr>
          <w:rFonts w:ascii="Cambria" w:hAnsi="Cambria" w:cs="Times New Roman"/>
          <w:sz w:val="20"/>
          <w:szCs w:val="20"/>
        </w:rPr>
        <w:t xml:space="preserve">right to terminate this agreement immediately without giving any written notice of one month and in that event the Company shall not be liable to pay one month’s salary </w:t>
      </w:r>
      <w:r>
        <w:rPr>
          <w:rFonts w:ascii="Cambria" w:hAnsi="Cambria" w:cs="Times New Roman"/>
          <w:sz w:val="20"/>
          <w:szCs w:val="20"/>
        </w:rPr>
        <w:t>in lieu of notice period</w:t>
      </w:r>
      <w:r w:rsidRPr="0034334F">
        <w:rPr>
          <w:rFonts w:ascii="Cambria" w:hAnsi="Cambria" w:cs="Times New Roman"/>
          <w:sz w:val="20"/>
          <w:szCs w:val="20"/>
        </w:rPr>
        <w:t xml:space="preserve"> to the Employee</w:t>
      </w:r>
      <w:r>
        <w:rPr>
          <w:rFonts w:ascii="Cambria" w:hAnsi="Cambria" w:cs="Times New Roman"/>
          <w:sz w:val="20"/>
          <w:szCs w:val="20"/>
        </w:rPr>
        <w:t>.</w:t>
      </w:r>
      <w:r w:rsidRPr="0034334F">
        <w:rPr>
          <w:rFonts w:ascii="Cambria" w:hAnsi="Cambria" w:cs="Times New Roman"/>
          <w:sz w:val="20"/>
          <w:szCs w:val="20"/>
        </w:rPr>
        <w:t xml:space="preserve">. </w:t>
      </w:r>
    </w:p>
    <w:p w14:paraId="5B9FC30B" w14:textId="77777777" w:rsidR="003F664A" w:rsidRDefault="003F664A" w:rsidP="003F664A">
      <w:pPr>
        <w:pStyle w:val="Title"/>
        <w:spacing w:line="360" w:lineRule="auto"/>
        <w:jc w:val="both"/>
        <w:rPr>
          <w:rFonts w:ascii="Cambria" w:hAnsi="Cambria" w:cs="Times New Roman"/>
          <w:b/>
          <w:sz w:val="20"/>
          <w:szCs w:val="20"/>
        </w:rPr>
      </w:pPr>
    </w:p>
    <w:p w14:paraId="1B0A5A0F" w14:textId="2D56DFF0" w:rsidR="003F664A"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 xml:space="preserve">11.2.3.2 </w:t>
      </w:r>
      <w:r>
        <w:rPr>
          <w:rFonts w:ascii="Cambria" w:hAnsi="Cambria" w:cs="Times New Roman"/>
          <w:sz w:val="20"/>
          <w:szCs w:val="20"/>
        </w:rPr>
        <w:tab/>
        <w:t xml:space="preserve">In the event of such termination by the Company for cause, </w:t>
      </w:r>
      <w:r w:rsidRPr="00A23B7E">
        <w:rPr>
          <w:rFonts w:ascii="Cambria" w:hAnsi="Cambria" w:cs="Times New Roman"/>
          <w:sz w:val="20"/>
          <w:szCs w:val="20"/>
        </w:rPr>
        <w:t>the Employee shall also be liable to pay liquidated damages of an amount equivalent to 20 (Twenty) times of the Employees’ Last Drawn Salary to the Company for the losses incurred by the Company</w:t>
      </w:r>
      <w:r>
        <w:rPr>
          <w:rFonts w:ascii="Cambria" w:hAnsi="Cambria" w:cs="Times New Roman"/>
          <w:sz w:val="20"/>
          <w:szCs w:val="20"/>
        </w:rPr>
        <w:t xml:space="preserve"> due to the causes mentioned hereinabove or arising out of the acts of the Employee.  This amount shall be payable by the Employee </w:t>
      </w:r>
      <w:r w:rsidRPr="00276070">
        <w:rPr>
          <w:rFonts w:ascii="Cambria" w:hAnsi="Cambria" w:cs="Times New Roman"/>
          <w:sz w:val="20"/>
          <w:szCs w:val="20"/>
        </w:rPr>
        <w:t xml:space="preserve">within a period of 7(Seven) days from the date of </w:t>
      </w:r>
      <w:r>
        <w:rPr>
          <w:rFonts w:ascii="Cambria" w:hAnsi="Cambria" w:cs="Times New Roman"/>
          <w:sz w:val="20"/>
          <w:szCs w:val="20"/>
        </w:rPr>
        <w:t xml:space="preserve">the termination of </w:t>
      </w:r>
      <w:ins w:id="57" w:author="Nilkanth Nikam" w:date="2021-03-23T19:18:00Z">
        <w:r w:rsidR="00025DCC">
          <w:rPr>
            <w:rFonts w:ascii="Cambria" w:hAnsi="Cambria" w:cs="Times New Roman"/>
            <w:b/>
            <w:sz w:val="20"/>
            <w:szCs w:val="20"/>
          </w:rPr>
          <w:fldChar w:fldCharType="begin"/>
        </w:r>
        <w:r w:rsidR="00025DCC">
          <w:rPr>
            <w:rFonts w:ascii="Cambria" w:hAnsi="Cambria" w:cs="Times New Roman"/>
            <w:sz w:val="20"/>
            <w:szCs w:val="20"/>
          </w:rPr>
          <w:instrText xml:space="preserve"> MERGEFIELD  Gender2 </w:instrText>
        </w:r>
      </w:ins>
      <w:r w:rsidR="00025DCC">
        <w:rPr>
          <w:rFonts w:ascii="Cambria" w:hAnsi="Cambria" w:cs="Times New Roman"/>
          <w:b/>
          <w:sz w:val="20"/>
          <w:szCs w:val="20"/>
        </w:rPr>
        <w:fldChar w:fldCharType="separate"/>
      </w:r>
      <w:ins w:id="58" w:author="Nilkanth Nikam" w:date="2021-03-23T19:18:00Z">
        <w:r w:rsidR="00025DCC">
          <w:rPr>
            <w:rFonts w:ascii="Cambria" w:hAnsi="Cambria" w:cs="Times New Roman"/>
            <w:noProof/>
            <w:sz w:val="20"/>
            <w:szCs w:val="20"/>
          </w:rPr>
          <w:t>«Gender»</w:t>
        </w:r>
        <w:r w:rsidR="00025DCC">
          <w:rPr>
            <w:rFonts w:ascii="Cambria" w:hAnsi="Cambria" w:cs="Times New Roman"/>
            <w:b/>
            <w:sz w:val="20"/>
            <w:szCs w:val="20"/>
          </w:rPr>
          <w:fldChar w:fldCharType="end"/>
        </w:r>
      </w:ins>
      <w:r w:rsidR="00025DCC">
        <w:rPr>
          <w:rFonts w:ascii="Cambria" w:hAnsi="Cambria" w:cs="Times New Roman"/>
          <w:b/>
          <w:sz w:val="20"/>
          <w:szCs w:val="20"/>
        </w:rPr>
        <w:t xml:space="preserve"> </w:t>
      </w:r>
      <w:r>
        <w:rPr>
          <w:rFonts w:ascii="Cambria" w:hAnsi="Cambria" w:cs="Times New Roman"/>
          <w:sz w:val="20"/>
          <w:szCs w:val="20"/>
        </w:rPr>
        <w:t xml:space="preserve">employment by the Company. The Employee agrees and </w:t>
      </w:r>
      <w:r>
        <w:rPr>
          <w:rFonts w:ascii="Cambria" w:hAnsi="Cambria" w:cs="Times New Roman"/>
          <w:b/>
          <w:sz w:val="20"/>
          <w:szCs w:val="20"/>
        </w:rPr>
        <w:t>acknowledges</w:t>
      </w:r>
      <w:r>
        <w:rPr>
          <w:rFonts w:ascii="Cambria" w:hAnsi="Cambria" w:cs="Times New Roman"/>
          <w:sz w:val="20"/>
          <w:szCs w:val="20"/>
        </w:rPr>
        <w:t xml:space="preserve"> that the </w:t>
      </w:r>
      <w:r w:rsidRPr="00276070">
        <w:rPr>
          <w:rFonts w:ascii="Cambria" w:hAnsi="Cambria" w:cs="Times New Roman"/>
          <w:sz w:val="20"/>
          <w:szCs w:val="20"/>
        </w:rPr>
        <w:t>Company</w:t>
      </w:r>
      <w:r>
        <w:rPr>
          <w:rFonts w:ascii="Cambria" w:hAnsi="Cambria" w:cs="Times New Roman"/>
          <w:sz w:val="20"/>
          <w:szCs w:val="20"/>
        </w:rPr>
        <w:t xml:space="preserve"> shall have a right to claim </w:t>
      </w:r>
      <w:r>
        <w:rPr>
          <w:rFonts w:ascii="Cambria" w:hAnsi="Cambria" w:cs="Times New Roman"/>
          <w:sz w:val="20"/>
          <w:szCs w:val="20"/>
        </w:rPr>
        <w:lastRenderedPageBreak/>
        <w:t>additional damages from the Employee due to the losses suffered or incurred by the Company on account of breach by the Employee</w:t>
      </w:r>
      <w:r w:rsidRPr="00276070">
        <w:rPr>
          <w:rFonts w:ascii="Cambria" w:hAnsi="Cambria" w:cs="Times New Roman"/>
          <w:sz w:val="20"/>
          <w:szCs w:val="20"/>
        </w:rPr>
        <w:t>, which shall be in addition to the rights and remedies available to the Company under any law in force</w:t>
      </w:r>
      <w:r w:rsidRPr="00A73E26">
        <w:rPr>
          <w:rFonts w:ascii="Cambria" w:hAnsi="Cambria" w:cs="Times New Roman"/>
          <w:sz w:val="20"/>
          <w:szCs w:val="20"/>
        </w:rPr>
        <w:t xml:space="preserve"> or in equity. It is specifically agreed that the damages and/or expe</w:t>
      </w:r>
      <w:r w:rsidRPr="00822FDC">
        <w:rPr>
          <w:rFonts w:ascii="Cambria" w:hAnsi="Cambria" w:cs="Times New Roman"/>
          <w:sz w:val="20"/>
          <w:szCs w:val="20"/>
        </w:rPr>
        <w:t>nses claimed under this agreement shall be over and above the damages and/or expenses claimed under undertaking/bond signed by the employee, if any.</w:t>
      </w:r>
      <w:r w:rsidRPr="00276070">
        <w:rPr>
          <w:rFonts w:ascii="Cambria" w:hAnsi="Cambria" w:cs="Times New Roman"/>
          <w:sz w:val="20"/>
          <w:szCs w:val="20"/>
        </w:rPr>
        <w:t xml:space="preserve">  </w:t>
      </w:r>
      <w:r>
        <w:rPr>
          <w:rFonts w:ascii="Cambria" w:hAnsi="Cambria" w:cs="Times New Roman"/>
          <w:sz w:val="20"/>
          <w:szCs w:val="20"/>
        </w:rPr>
        <w:t xml:space="preserve"> </w:t>
      </w:r>
    </w:p>
    <w:p w14:paraId="772DBBDA" w14:textId="77777777" w:rsidR="003F664A" w:rsidRDefault="003F664A" w:rsidP="003F664A">
      <w:pPr>
        <w:pStyle w:val="Title"/>
        <w:spacing w:line="360" w:lineRule="auto"/>
        <w:jc w:val="both"/>
        <w:rPr>
          <w:rFonts w:ascii="Cambria" w:hAnsi="Cambria" w:cs="Times New Roman"/>
          <w:b/>
          <w:sz w:val="20"/>
          <w:szCs w:val="20"/>
        </w:rPr>
      </w:pPr>
    </w:p>
    <w:p w14:paraId="308C8232" w14:textId="479563DA" w:rsidR="003F664A"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 xml:space="preserve">11.2.3.3 </w:t>
      </w:r>
      <w:r>
        <w:rPr>
          <w:rFonts w:ascii="Cambria" w:hAnsi="Cambria" w:cs="Times New Roman"/>
          <w:sz w:val="20"/>
          <w:szCs w:val="20"/>
        </w:rPr>
        <w:tab/>
      </w:r>
      <w:r w:rsidRPr="00DC59CD">
        <w:rPr>
          <w:rFonts w:ascii="Cambria" w:hAnsi="Cambria" w:cs="Times New Roman"/>
          <w:sz w:val="20"/>
          <w:szCs w:val="20"/>
        </w:rPr>
        <w:t xml:space="preserve">In addition to the liquidated damages, the Employee shall also reimburse to the Company all amounts which the Company has spent on the Employee’s training during the course </w:t>
      </w:r>
      <w:ins w:id="59" w:author="Nilkanth Nikam" w:date="2021-03-23T19:18:00Z">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id="60" w:author="Nilkanth Nikam" w:date="2021-03-23T19:18:00Z">
        <w:r w:rsidR="002F450B">
          <w:rPr>
            <w:rFonts w:ascii="Cambria" w:hAnsi="Cambria" w:cs="Times New Roman"/>
            <w:noProof/>
            <w:sz w:val="20"/>
            <w:szCs w:val="20"/>
          </w:rPr>
          <w:t>«Gender»</w:t>
        </w:r>
        <w:r w:rsidR="002F450B">
          <w:rPr>
            <w:rFonts w:ascii="Cambria" w:hAnsi="Cambria" w:cs="Times New Roman"/>
            <w:b/>
            <w:sz w:val="20"/>
            <w:szCs w:val="20"/>
          </w:rPr>
          <w:fldChar w:fldCharType="end"/>
        </w:r>
      </w:ins>
      <w:r w:rsidR="002F450B" w:rsidRPr="00DC59CD">
        <w:rPr>
          <w:rFonts w:ascii="Cambria" w:hAnsi="Cambria" w:cs="Times New Roman"/>
          <w:sz w:val="20"/>
          <w:szCs w:val="20"/>
        </w:rPr>
        <w:t xml:space="preserve"> </w:t>
      </w:r>
      <w:r w:rsidRPr="00DC59CD">
        <w:rPr>
          <w:rFonts w:ascii="Cambria" w:hAnsi="Cambria" w:cs="Times New Roman"/>
          <w:sz w:val="20"/>
          <w:szCs w:val="20"/>
        </w:rPr>
        <w:t xml:space="preserve">employment under this Agreement </w:t>
      </w:r>
      <w:r>
        <w:rPr>
          <w:rFonts w:ascii="Cambria" w:hAnsi="Cambria" w:cs="Times New Roman"/>
          <w:sz w:val="20"/>
          <w:szCs w:val="20"/>
        </w:rPr>
        <w:t>which</w:t>
      </w:r>
      <w:r w:rsidRPr="0034334F">
        <w:rPr>
          <w:rFonts w:ascii="Cambria" w:hAnsi="Cambria" w:cs="Times New Roman"/>
          <w:sz w:val="20"/>
          <w:szCs w:val="20"/>
        </w:rPr>
        <w:t xml:space="preserve"> includ</w:t>
      </w:r>
      <w:r>
        <w:rPr>
          <w:rFonts w:ascii="Cambria" w:hAnsi="Cambria" w:cs="Times New Roman"/>
          <w:sz w:val="20"/>
          <w:szCs w:val="20"/>
        </w:rPr>
        <w:t>es</w:t>
      </w:r>
      <w:r w:rsidRPr="00DC59CD">
        <w:rPr>
          <w:rFonts w:ascii="Cambria" w:hAnsi="Cambria" w:cs="Times New Roman"/>
          <w:sz w:val="20"/>
          <w:szCs w:val="20"/>
        </w:rPr>
        <w:t xml:space="preserve">; </w:t>
      </w:r>
    </w:p>
    <w:p w14:paraId="196B9680" w14:textId="77777777" w:rsidR="003F664A" w:rsidRPr="00DC59CD" w:rsidRDefault="003F664A" w:rsidP="003F664A">
      <w:pPr>
        <w:pStyle w:val="Title"/>
        <w:spacing w:line="360" w:lineRule="auto"/>
        <w:jc w:val="both"/>
        <w:rPr>
          <w:rFonts w:ascii="Cambria" w:hAnsi="Cambria" w:cs="Times New Roman"/>
          <w:b/>
          <w:sz w:val="20"/>
          <w:szCs w:val="20"/>
        </w:rPr>
      </w:pPr>
    </w:p>
    <w:p w14:paraId="4F797A46" w14:textId="77777777" w:rsidR="003F664A" w:rsidRPr="00DC59CD" w:rsidRDefault="003F664A" w:rsidP="003F664A">
      <w:pPr>
        <w:pStyle w:val="Title"/>
        <w:numPr>
          <w:ilvl w:val="0"/>
          <w:numId w:val="4"/>
        </w:numPr>
        <w:spacing w:after="0" w:line="360" w:lineRule="auto"/>
        <w:ind w:left="567" w:hanging="567"/>
        <w:contextualSpacing w:val="0"/>
        <w:jc w:val="both"/>
        <w:rPr>
          <w:rFonts w:ascii="Cambria" w:hAnsi="Cambria" w:cs="Times New Roman"/>
          <w:b/>
          <w:sz w:val="20"/>
          <w:szCs w:val="20"/>
        </w:rPr>
      </w:pPr>
      <w:r w:rsidRPr="00DC59CD">
        <w:rPr>
          <w:rFonts w:ascii="Cambria" w:hAnsi="Cambria" w:cs="Times New Roman"/>
          <w:sz w:val="20"/>
          <w:szCs w:val="20"/>
        </w:rPr>
        <w:t>Training costs/fees including the salary and all other allowances paid out during the training period;</w:t>
      </w:r>
    </w:p>
    <w:p w14:paraId="0254BE1A" w14:textId="77777777" w:rsidR="003F664A" w:rsidRPr="00DC59CD" w:rsidRDefault="003F664A" w:rsidP="003F664A">
      <w:pPr>
        <w:pStyle w:val="Title"/>
        <w:numPr>
          <w:ilvl w:val="0"/>
          <w:numId w:val="4"/>
        </w:numPr>
        <w:spacing w:after="0" w:line="360" w:lineRule="auto"/>
        <w:ind w:left="567" w:hanging="567"/>
        <w:contextualSpacing w:val="0"/>
        <w:jc w:val="both"/>
        <w:rPr>
          <w:rFonts w:ascii="Cambria" w:hAnsi="Cambria" w:cs="Times New Roman"/>
          <w:b/>
          <w:sz w:val="20"/>
          <w:szCs w:val="20"/>
        </w:rPr>
      </w:pPr>
      <w:r w:rsidRPr="00DC59CD">
        <w:rPr>
          <w:rFonts w:ascii="Cambria" w:hAnsi="Cambria" w:cs="Times New Roman"/>
          <w:sz w:val="20"/>
          <w:szCs w:val="20"/>
        </w:rPr>
        <w:t>All expenses including traveling, boarding, lodging and other incidental expenses incurred by the company on the employee’s training.</w:t>
      </w:r>
    </w:p>
    <w:p w14:paraId="080DA9CA" w14:textId="77777777" w:rsidR="003F664A" w:rsidRPr="00DC59CD" w:rsidRDefault="003F664A" w:rsidP="003F664A">
      <w:pPr>
        <w:pStyle w:val="Title"/>
        <w:numPr>
          <w:ilvl w:val="0"/>
          <w:numId w:val="4"/>
        </w:numPr>
        <w:spacing w:after="0" w:line="360" w:lineRule="auto"/>
        <w:ind w:left="567" w:hanging="567"/>
        <w:contextualSpacing w:val="0"/>
        <w:jc w:val="both"/>
        <w:rPr>
          <w:rFonts w:ascii="Cambria" w:hAnsi="Cambria" w:cs="Times New Roman"/>
          <w:b/>
          <w:sz w:val="20"/>
          <w:szCs w:val="20"/>
        </w:rPr>
      </w:pPr>
      <w:r w:rsidRPr="00DC59CD">
        <w:rPr>
          <w:rFonts w:ascii="Cambria" w:hAnsi="Cambria" w:cs="Times New Roman"/>
          <w:sz w:val="20"/>
          <w:szCs w:val="20"/>
        </w:rPr>
        <w:t>The above-mentioned amount shall be ascertained as per Company’s policy and rules.</w:t>
      </w:r>
    </w:p>
    <w:p w14:paraId="0F3762A9" w14:textId="77777777" w:rsidR="003F664A" w:rsidRPr="00DC59CD" w:rsidRDefault="003F664A" w:rsidP="003F664A">
      <w:pPr>
        <w:pStyle w:val="Title"/>
        <w:numPr>
          <w:ilvl w:val="0"/>
          <w:numId w:val="4"/>
        </w:numPr>
        <w:spacing w:after="0" w:line="360" w:lineRule="auto"/>
        <w:ind w:left="567" w:hanging="567"/>
        <w:contextualSpacing w:val="0"/>
        <w:jc w:val="both"/>
        <w:rPr>
          <w:rFonts w:ascii="Cambria" w:hAnsi="Cambria" w:cs="Times New Roman"/>
          <w:b/>
          <w:sz w:val="20"/>
          <w:szCs w:val="20"/>
        </w:rPr>
      </w:pPr>
      <w:r w:rsidRPr="00DC59CD">
        <w:rPr>
          <w:rFonts w:ascii="Cambria" w:hAnsi="Cambria" w:cs="Times New Roman"/>
          <w:sz w:val="20"/>
          <w:szCs w:val="20"/>
        </w:rPr>
        <w:t>Proportionate bonus, if any, and contribution towards Provident Fund paid by the company.</w:t>
      </w:r>
    </w:p>
    <w:p w14:paraId="5AD0A14F" w14:textId="77777777" w:rsidR="003F664A" w:rsidRDefault="003F664A" w:rsidP="003F664A">
      <w:pPr>
        <w:pStyle w:val="Title"/>
        <w:spacing w:line="360" w:lineRule="auto"/>
        <w:jc w:val="both"/>
        <w:rPr>
          <w:rFonts w:ascii="Cambria" w:hAnsi="Cambria" w:cs="Times New Roman"/>
          <w:b/>
          <w:sz w:val="20"/>
          <w:szCs w:val="20"/>
        </w:rPr>
      </w:pPr>
    </w:p>
    <w:p w14:paraId="10C93FF0" w14:textId="77777777" w:rsidR="003F664A"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11.2.4</w:t>
      </w:r>
      <w:r>
        <w:rPr>
          <w:rFonts w:ascii="Cambria" w:hAnsi="Cambria" w:cs="Times New Roman"/>
          <w:sz w:val="20"/>
          <w:szCs w:val="20"/>
        </w:rPr>
        <w:tab/>
      </w:r>
      <w:r w:rsidRPr="005579AF">
        <w:rPr>
          <w:rFonts w:ascii="Cambria" w:hAnsi="Cambria" w:cs="Times New Roman"/>
          <w:sz w:val="20"/>
          <w:szCs w:val="20"/>
        </w:rPr>
        <w:t>Termination on grounds of reconstruction or amalgamation of the Company:</w:t>
      </w:r>
    </w:p>
    <w:p w14:paraId="13A68918" w14:textId="77777777" w:rsidR="003F664A" w:rsidRDefault="003F664A" w:rsidP="003F664A">
      <w:pPr>
        <w:pStyle w:val="Title"/>
        <w:spacing w:line="360" w:lineRule="auto"/>
        <w:jc w:val="both"/>
        <w:rPr>
          <w:rFonts w:ascii="Cambria" w:hAnsi="Cambria" w:cs="Times New Roman"/>
          <w:b/>
          <w:sz w:val="20"/>
          <w:szCs w:val="20"/>
        </w:rPr>
      </w:pPr>
      <w:r w:rsidRPr="0034334F">
        <w:rPr>
          <w:rFonts w:ascii="Cambria" w:hAnsi="Cambria" w:cs="Times New Roman"/>
          <w:sz w:val="20"/>
          <w:szCs w:val="20"/>
        </w:rPr>
        <w:t xml:space="preserve">If the Employee’s employment under this Agreement is terminated by reason of reconstruction or amalgamation of the Company and the Employee is offered employment with any concern or undertaking resulting from the reconstruction or amalgamation on terms and conditions substantially the same as of this Agreement, then the Employee shall have no claim against the Company in respect of the termination of the Employee’s employment under this Agreement. </w:t>
      </w:r>
    </w:p>
    <w:p w14:paraId="76E62C51" w14:textId="77777777" w:rsidR="003F664A" w:rsidRDefault="003F664A" w:rsidP="003F664A">
      <w:pPr>
        <w:pStyle w:val="Title"/>
        <w:spacing w:line="360" w:lineRule="auto"/>
        <w:jc w:val="both"/>
        <w:rPr>
          <w:rFonts w:ascii="Cambria" w:hAnsi="Cambria" w:cs="Times New Roman"/>
          <w:b/>
          <w:sz w:val="20"/>
          <w:szCs w:val="20"/>
        </w:rPr>
      </w:pPr>
    </w:p>
    <w:p w14:paraId="773F0E04"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11.3</w:t>
      </w:r>
      <w:r>
        <w:rPr>
          <w:rFonts w:ascii="Cambria" w:hAnsi="Cambria" w:cs="Times New Roman"/>
          <w:sz w:val="20"/>
          <w:szCs w:val="20"/>
        </w:rPr>
        <w:tab/>
      </w:r>
      <w:r w:rsidRPr="00DC59CD">
        <w:rPr>
          <w:rFonts w:ascii="Cambria" w:hAnsi="Cambria" w:cs="Times New Roman"/>
          <w:sz w:val="20"/>
          <w:szCs w:val="20"/>
        </w:rPr>
        <w:t>On the expiration or termination of this agreement/abandonment of services</w:t>
      </w:r>
      <w:r>
        <w:rPr>
          <w:rFonts w:ascii="Cambria" w:hAnsi="Cambria" w:cs="Times New Roman"/>
          <w:sz w:val="20"/>
          <w:szCs w:val="20"/>
        </w:rPr>
        <w:t xml:space="preserve"> on account of any reason</w:t>
      </w:r>
      <w:r w:rsidRPr="00DC59CD">
        <w:rPr>
          <w:rFonts w:ascii="Cambria" w:hAnsi="Cambria" w:cs="Times New Roman"/>
          <w:sz w:val="20"/>
          <w:szCs w:val="20"/>
        </w:rPr>
        <w:t>;</w:t>
      </w:r>
    </w:p>
    <w:p w14:paraId="4909B38D" w14:textId="77777777" w:rsidR="003F664A" w:rsidRDefault="003F664A" w:rsidP="003F664A">
      <w:pPr>
        <w:pStyle w:val="Title"/>
        <w:spacing w:line="360" w:lineRule="auto"/>
        <w:jc w:val="both"/>
        <w:rPr>
          <w:rFonts w:ascii="Cambria" w:hAnsi="Cambria" w:cs="Times New Roman"/>
          <w:b/>
          <w:sz w:val="20"/>
          <w:szCs w:val="20"/>
        </w:rPr>
      </w:pPr>
    </w:p>
    <w:p w14:paraId="143A0B0E" w14:textId="77777777" w:rsidR="003F664A" w:rsidRPr="00DC59CD" w:rsidRDefault="003F664A" w:rsidP="003F664A">
      <w:pPr>
        <w:pStyle w:val="Title"/>
        <w:numPr>
          <w:ilvl w:val="0"/>
          <w:numId w:val="5"/>
        </w:numPr>
        <w:spacing w:after="0" w:line="360" w:lineRule="auto"/>
        <w:ind w:left="284" w:hanging="284"/>
        <w:contextualSpacing w:val="0"/>
        <w:jc w:val="both"/>
        <w:rPr>
          <w:rFonts w:ascii="Cambria" w:hAnsi="Cambria" w:cs="Times New Roman"/>
          <w:b/>
          <w:sz w:val="20"/>
          <w:szCs w:val="20"/>
        </w:rPr>
      </w:pPr>
      <w:r>
        <w:rPr>
          <w:rFonts w:ascii="Cambria" w:hAnsi="Cambria" w:cs="Times New Roman"/>
          <w:sz w:val="20"/>
          <w:szCs w:val="20"/>
        </w:rPr>
        <w:t>A</w:t>
      </w:r>
      <w:r w:rsidRPr="00DC59CD">
        <w:rPr>
          <w:rFonts w:ascii="Cambria" w:hAnsi="Cambria" w:cs="Times New Roman"/>
          <w:sz w:val="20"/>
          <w:szCs w:val="20"/>
        </w:rPr>
        <w:t>ll rights and obligations of the parties under this Agreement shall automatically terminate except for such rights of action as shall have accrued prior thereto and any obligations which expressly or by implication are intended to come into or continue in force on or after such expiration or termination.</w:t>
      </w:r>
    </w:p>
    <w:p w14:paraId="11C6E1F8" w14:textId="77777777" w:rsidR="003F664A" w:rsidRPr="00DC59CD" w:rsidRDefault="003F664A" w:rsidP="003F664A">
      <w:pPr>
        <w:pStyle w:val="Title"/>
        <w:spacing w:line="360" w:lineRule="auto"/>
        <w:jc w:val="both"/>
        <w:rPr>
          <w:rFonts w:ascii="Cambria" w:hAnsi="Cambria" w:cs="Times New Roman"/>
          <w:b/>
          <w:sz w:val="20"/>
          <w:szCs w:val="20"/>
        </w:rPr>
      </w:pPr>
    </w:p>
    <w:p w14:paraId="15D79E52" w14:textId="0A84B983" w:rsidR="003F664A" w:rsidRDefault="003F664A" w:rsidP="003F664A">
      <w:pPr>
        <w:pStyle w:val="Title"/>
        <w:numPr>
          <w:ilvl w:val="0"/>
          <w:numId w:val="5"/>
        </w:numPr>
        <w:spacing w:after="0" w:line="360" w:lineRule="auto"/>
        <w:ind w:left="284" w:hanging="284"/>
        <w:contextualSpacing w:val="0"/>
        <w:jc w:val="both"/>
        <w:rPr>
          <w:rFonts w:ascii="Cambria" w:hAnsi="Cambria" w:cs="Times New Roman"/>
          <w:b/>
          <w:sz w:val="20"/>
          <w:szCs w:val="20"/>
        </w:rPr>
      </w:pPr>
      <w:r w:rsidRPr="00DC59CD">
        <w:rPr>
          <w:rFonts w:ascii="Cambria" w:hAnsi="Cambria" w:cs="Times New Roman"/>
          <w:sz w:val="20"/>
          <w:szCs w:val="20"/>
        </w:rPr>
        <w:t xml:space="preserve">The Employee shall give the Company at its request, all reasonable co-operations in transferring all sub-contracts made by the Employee hereunder to the extent that the sub-contractors approve and provided that the Employee is fully released from </w:t>
      </w:r>
      <w:ins w:id="61" w:author="Nilkanth Nikam" w:date="2021-03-23T19:18:00Z">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id="62" w:author="Nilkanth Nikam" w:date="2021-03-23T19:18:00Z">
        <w:r w:rsidR="002F450B">
          <w:rPr>
            <w:rFonts w:ascii="Cambria" w:hAnsi="Cambria" w:cs="Times New Roman"/>
            <w:noProof/>
            <w:sz w:val="20"/>
            <w:szCs w:val="20"/>
          </w:rPr>
          <w:t>«Gender»</w:t>
        </w:r>
        <w:r w:rsidR="002F450B">
          <w:rPr>
            <w:rFonts w:ascii="Cambria" w:hAnsi="Cambria" w:cs="Times New Roman"/>
            <w:b/>
            <w:sz w:val="20"/>
            <w:szCs w:val="20"/>
          </w:rPr>
          <w:fldChar w:fldCharType="end"/>
        </w:r>
      </w:ins>
      <w:r w:rsidR="002F450B" w:rsidRPr="00DC59CD">
        <w:rPr>
          <w:rFonts w:ascii="Cambria" w:hAnsi="Cambria" w:cs="Times New Roman"/>
          <w:sz w:val="20"/>
          <w:szCs w:val="20"/>
        </w:rPr>
        <w:t xml:space="preserve"> </w:t>
      </w:r>
      <w:r w:rsidRPr="00DC59CD">
        <w:rPr>
          <w:rFonts w:ascii="Cambria" w:hAnsi="Cambria" w:cs="Times New Roman"/>
          <w:sz w:val="20"/>
          <w:szCs w:val="20"/>
        </w:rPr>
        <w:t>obligations in relation thereto.</w:t>
      </w:r>
    </w:p>
    <w:p w14:paraId="0BE15E40" w14:textId="77777777" w:rsidR="003F664A" w:rsidRPr="00DC59CD" w:rsidRDefault="003F664A" w:rsidP="003F664A">
      <w:pPr>
        <w:pStyle w:val="Title"/>
        <w:spacing w:line="360" w:lineRule="auto"/>
        <w:jc w:val="both"/>
        <w:rPr>
          <w:rFonts w:ascii="Cambria" w:hAnsi="Cambria" w:cs="Times New Roman"/>
          <w:b/>
          <w:sz w:val="20"/>
          <w:szCs w:val="20"/>
        </w:rPr>
      </w:pPr>
    </w:p>
    <w:p w14:paraId="5FE9620A" w14:textId="77777777" w:rsidR="003F664A" w:rsidRPr="00DC59CD" w:rsidRDefault="003F664A" w:rsidP="003F664A">
      <w:pPr>
        <w:pStyle w:val="Title"/>
        <w:numPr>
          <w:ilvl w:val="0"/>
          <w:numId w:val="5"/>
        </w:numPr>
        <w:spacing w:after="0" w:line="360" w:lineRule="auto"/>
        <w:ind w:left="284" w:hanging="284"/>
        <w:contextualSpacing w:val="0"/>
        <w:jc w:val="both"/>
        <w:rPr>
          <w:rFonts w:ascii="Cambria" w:hAnsi="Cambria" w:cs="Times New Roman"/>
          <w:b/>
          <w:sz w:val="20"/>
          <w:szCs w:val="20"/>
        </w:rPr>
      </w:pPr>
      <w:r w:rsidRPr="00DC59CD">
        <w:rPr>
          <w:rFonts w:ascii="Cambria" w:hAnsi="Cambria" w:cs="Times New Roman"/>
          <w:sz w:val="20"/>
          <w:szCs w:val="20"/>
        </w:rPr>
        <w:t xml:space="preserve">At the request and expenses of the Company, the Employee shall do all such things and sign all documents or instruments reasonably necessary which in the opinion of the Company would enable the Company to obtain, defend and enforce its rights. </w:t>
      </w:r>
    </w:p>
    <w:p w14:paraId="1762FA98" w14:textId="77777777" w:rsidR="003F664A" w:rsidRPr="00DC59CD" w:rsidRDefault="003F664A" w:rsidP="003F664A">
      <w:pPr>
        <w:pStyle w:val="Title"/>
        <w:spacing w:line="360" w:lineRule="auto"/>
        <w:jc w:val="both"/>
        <w:rPr>
          <w:rFonts w:ascii="Cambria" w:hAnsi="Cambria" w:cs="Times New Roman"/>
          <w:b/>
          <w:sz w:val="20"/>
          <w:szCs w:val="20"/>
        </w:rPr>
      </w:pPr>
    </w:p>
    <w:p w14:paraId="4B344E58" w14:textId="1361A639" w:rsidR="003F664A" w:rsidRPr="00DC59CD" w:rsidRDefault="003F664A" w:rsidP="003F664A">
      <w:pPr>
        <w:pStyle w:val="Title"/>
        <w:numPr>
          <w:ilvl w:val="0"/>
          <w:numId w:val="5"/>
        </w:numPr>
        <w:spacing w:after="0" w:line="360" w:lineRule="auto"/>
        <w:ind w:left="284" w:hanging="284"/>
        <w:contextualSpacing w:val="0"/>
        <w:jc w:val="both"/>
        <w:rPr>
          <w:rFonts w:ascii="Cambria" w:hAnsi="Cambria" w:cs="Times New Roman"/>
          <w:b/>
          <w:sz w:val="20"/>
          <w:szCs w:val="20"/>
        </w:rPr>
      </w:pPr>
      <w:r>
        <w:rPr>
          <w:rFonts w:ascii="Cambria" w:hAnsi="Cambria" w:cs="Times New Roman"/>
          <w:sz w:val="20"/>
          <w:szCs w:val="20"/>
        </w:rPr>
        <w:t>T</w:t>
      </w:r>
      <w:r w:rsidRPr="00DC59CD">
        <w:rPr>
          <w:rFonts w:ascii="Cambria" w:hAnsi="Cambria" w:cs="Times New Roman"/>
          <w:sz w:val="20"/>
          <w:szCs w:val="20"/>
        </w:rPr>
        <w:t>he Employee shall at</w:t>
      </w:r>
      <w:r w:rsidR="002F450B">
        <w:rPr>
          <w:rFonts w:ascii="Cambria" w:hAnsi="Cambria" w:cs="Times New Roman"/>
          <w:sz w:val="20"/>
          <w:szCs w:val="20"/>
        </w:rPr>
        <w:t xml:space="preserve"> </w:t>
      </w:r>
      <w:r w:rsidRPr="00DC59CD">
        <w:rPr>
          <w:rFonts w:ascii="Cambria" w:hAnsi="Cambria" w:cs="Times New Roman"/>
          <w:sz w:val="20"/>
          <w:szCs w:val="20"/>
        </w:rPr>
        <w:t xml:space="preserve"> </w:t>
      </w:r>
      <w:ins w:id="63" w:author="Nilkanth Nikam" w:date="2021-03-23T19:18:00Z">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id="64" w:author="Nilkanth Nikam" w:date="2021-03-23T19:18:00Z">
        <w:r w:rsidR="002F450B">
          <w:rPr>
            <w:rFonts w:ascii="Cambria" w:hAnsi="Cambria" w:cs="Times New Roman"/>
            <w:noProof/>
            <w:sz w:val="20"/>
            <w:szCs w:val="20"/>
          </w:rPr>
          <w:t>«Gender»</w:t>
        </w:r>
        <w:r w:rsidR="002F450B">
          <w:rPr>
            <w:rFonts w:ascii="Cambria" w:hAnsi="Cambria" w:cs="Times New Roman"/>
            <w:b/>
            <w:sz w:val="20"/>
            <w:szCs w:val="20"/>
          </w:rPr>
          <w:fldChar w:fldCharType="end"/>
        </w:r>
      </w:ins>
      <w:r w:rsidR="002F450B">
        <w:rPr>
          <w:rFonts w:ascii="Cambria" w:hAnsi="Cambria" w:cs="Times New Roman"/>
          <w:b/>
          <w:sz w:val="20"/>
          <w:szCs w:val="20"/>
        </w:rPr>
        <w:t xml:space="preserve"> </w:t>
      </w:r>
      <w:r w:rsidRPr="00DC59CD">
        <w:rPr>
          <w:rFonts w:ascii="Cambria" w:hAnsi="Cambria" w:cs="Times New Roman"/>
          <w:sz w:val="20"/>
          <w:szCs w:val="20"/>
        </w:rPr>
        <w:t xml:space="preserve">expense promptly deliver to the Company all copies and originals of the </w:t>
      </w:r>
      <w:r>
        <w:rPr>
          <w:rFonts w:ascii="Cambria" w:hAnsi="Cambria" w:cs="Times New Roman"/>
          <w:sz w:val="20"/>
          <w:szCs w:val="20"/>
        </w:rPr>
        <w:t>C</w:t>
      </w:r>
      <w:r w:rsidRPr="00DC59CD">
        <w:rPr>
          <w:rFonts w:ascii="Cambria" w:hAnsi="Cambria" w:cs="Times New Roman"/>
          <w:sz w:val="20"/>
          <w:szCs w:val="20"/>
        </w:rPr>
        <w:t xml:space="preserve">onfidential </w:t>
      </w:r>
      <w:r>
        <w:rPr>
          <w:rFonts w:ascii="Cambria" w:hAnsi="Cambria" w:cs="Times New Roman"/>
          <w:sz w:val="20"/>
          <w:szCs w:val="20"/>
        </w:rPr>
        <w:t>I</w:t>
      </w:r>
      <w:r w:rsidRPr="00DC59CD">
        <w:rPr>
          <w:rFonts w:ascii="Cambria" w:hAnsi="Cambria" w:cs="Times New Roman"/>
          <w:sz w:val="20"/>
          <w:szCs w:val="20"/>
        </w:rPr>
        <w:t xml:space="preserve">nformation, property and other related documents and papers, including any samples, literature, contracts, records, lists, drawings, blueprints, letters, notes, data and the like, Confidential Information, Intellectual Property Rights, software and source codes owned by the Company, client information and all other hard and soft versions of any materials or information made known to </w:t>
      </w:r>
      <w:ins w:id="65" w:author="Nilkanth Nikam" w:date="2021-03-23T19:18:00Z">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id="66" w:author="Nilkanth Nikam" w:date="2021-03-23T19:18:00Z">
        <w:r w:rsidR="002F450B">
          <w:rPr>
            <w:rFonts w:ascii="Cambria" w:hAnsi="Cambria" w:cs="Times New Roman"/>
            <w:noProof/>
            <w:sz w:val="20"/>
            <w:szCs w:val="20"/>
          </w:rPr>
          <w:t>«Gender2»</w:t>
        </w:r>
        <w:r w:rsidR="002F450B">
          <w:rPr>
            <w:rFonts w:ascii="Cambria" w:hAnsi="Cambria" w:cs="Times New Roman"/>
            <w:b/>
            <w:sz w:val="20"/>
            <w:szCs w:val="20"/>
          </w:rPr>
          <w:fldChar w:fldCharType="end"/>
        </w:r>
      </w:ins>
      <w:r w:rsidR="002F450B" w:rsidRPr="00DC59CD">
        <w:rPr>
          <w:rFonts w:ascii="Cambria" w:hAnsi="Cambria" w:cs="Times New Roman"/>
          <w:sz w:val="20"/>
          <w:szCs w:val="20"/>
        </w:rPr>
        <w:t xml:space="preserve"> </w:t>
      </w:r>
      <w:r w:rsidRPr="00DC59CD">
        <w:rPr>
          <w:rFonts w:ascii="Cambria" w:hAnsi="Cambria" w:cs="Times New Roman"/>
          <w:sz w:val="20"/>
          <w:szCs w:val="20"/>
        </w:rPr>
        <w:t xml:space="preserve">during </w:t>
      </w:r>
      <w:ins w:id="67" w:author="Nilkanth Nikam" w:date="2021-03-23T19:18:00Z">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id="68" w:author="Nilkanth Nikam" w:date="2021-03-23T19:18:00Z">
        <w:r w:rsidR="002F450B">
          <w:rPr>
            <w:rFonts w:ascii="Cambria" w:hAnsi="Cambria" w:cs="Times New Roman"/>
            <w:noProof/>
            <w:sz w:val="20"/>
            <w:szCs w:val="20"/>
          </w:rPr>
          <w:t>«Gender»</w:t>
        </w:r>
        <w:r w:rsidR="002F450B">
          <w:rPr>
            <w:rFonts w:ascii="Cambria" w:hAnsi="Cambria" w:cs="Times New Roman"/>
            <w:b/>
            <w:sz w:val="20"/>
            <w:szCs w:val="20"/>
          </w:rPr>
          <w:fldChar w:fldCharType="end"/>
        </w:r>
      </w:ins>
      <w:r w:rsidR="002F450B">
        <w:rPr>
          <w:rFonts w:ascii="Cambria" w:hAnsi="Cambria" w:cs="Times New Roman"/>
          <w:b/>
          <w:sz w:val="20"/>
          <w:szCs w:val="20"/>
        </w:rPr>
        <w:t xml:space="preserve"> </w:t>
      </w:r>
      <w:r w:rsidRPr="00DC59CD">
        <w:rPr>
          <w:rFonts w:ascii="Cambria" w:hAnsi="Cambria" w:cs="Times New Roman"/>
          <w:sz w:val="20"/>
          <w:szCs w:val="20"/>
        </w:rPr>
        <w:t xml:space="preserve">employment with the Company and/or then </w:t>
      </w:r>
      <w:r w:rsidRPr="00DC59CD">
        <w:rPr>
          <w:rFonts w:ascii="Cambria" w:hAnsi="Cambria" w:cs="Times New Roman"/>
          <w:sz w:val="20"/>
          <w:szCs w:val="20"/>
        </w:rPr>
        <w:lastRenderedPageBreak/>
        <w:t xml:space="preserve">in the Employee’s custody or possession or under </w:t>
      </w:r>
      <w:ins w:id="69" w:author="Nilkanth Nikam" w:date="2021-03-23T19:18:00Z">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id="70" w:author="Nilkanth Nikam" w:date="2021-03-23T19:18:00Z">
        <w:r w:rsidR="002F450B">
          <w:rPr>
            <w:rFonts w:ascii="Cambria" w:hAnsi="Cambria" w:cs="Times New Roman"/>
            <w:noProof/>
            <w:sz w:val="20"/>
            <w:szCs w:val="20"/>
          </w:rPr>
          <w:t>«Gender»</w:t>
        </w:r>
        <w:r w:rsidR="002F450B">
          <w:rPr>
            <w:rFonts w:ascii="Cambria" w:hAnsi="Cambria" w:cs="Times New Roman"/>
            <w:b/>
            <w:sz w:val="20"/>
            <w:szCs w:val="20"/>
          </w:rPr>
          <w:fldChar w:fldCharType="end"/>
        </w:r>
      </w:ins>
      <w:r w:rsidR="002F450B">
        <w:rPr>
          <w:rFonts w:ascii="Cambria" w:hAnsi="Cambria" w:cs="Times New Roman"/>
          <w:b/>
          <w:sz w:val="20"/>
          <w:szCs w:val="20"/>
        </w:rPr>
        <w:t xml:space="preserve"> </w:t>
      </w:r>
      <w:r w:rsidRPr="00DC59CD">
        <w:rPr>
          <w:rFonts w:ascii="Cambria" w:hAnsi="Cambria" w:cs="Times New Roman"/>
          <w:sz w:val="20"/>
          <w:szCs w:val="20"/>
        </w:rPr>
        <w:t>control relating to the clients business affairs or the affairs of the Company or such other venture which might have been undertaken by the Company.</w:t>
      </w:r>
    </w:p>
    <w:p w14:paraId="30AE577E" w14:textId="77777777" w:rsidR="003F664A" w:rsidRDefault="003F664A" w:rsidP="003F664A">
      <w:pPr>
        <w:pStyle w:val="Title"/>
        <w:spacing w:line="360" w:lineRule="auto"/>
        <w:ind w:left="720"/>
        <w:jc w:val="both"/>
        <w:rPr>
          <w:rFonts w:ascii="Cambria" w:hAnsi="Cambria" w:cs="Times New Roman"/>
          <w:b/>
          <w:sz w:val="20"/>
          <w:szCs w:val="20"/>
        </w:rPr>
      </w:pPr>
    </w:p>
    <w:p w14:paraId="2B5F483A" w14:textId="77777777" w:rsidR="003F664A"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11.5</w:t>
      </w:r>
      <w:r>
        <w:rPr>
          <w:rFonts w:ascii="Cambria" w:hAnsi="Cambria" w:cs="Times New Roman"/>
          <w:sz w:val="20"/>
          <w:szCs w:val="20"/>
        </w:rPr>
        <w:tab/>
        <w:t>It</w:t>
      </w:r>
      <w:r w:rsidRPr="00F020FC">
        <w:rPr>
          <w:rFonts w:ascii="Cambria" w:hAnsi="Cambria" w:cs="Times New Roman"/>
          <w:sz w:val="20"/>
          <w:szCs w:val="20"/>
        </w:rPr>
        <w:t xml:space="preserve"> is expressly agreed that </w:t>
      </w:r>
      <w:r>
        <w:rPr>
          <w:rFonts w:ascii="Cambria" w:hAnsi="Cambria" w:cs="Times New Roman"/>
          <w:sz w:val="20"/>
          <w:szCs w:val="20"/>
        </w:rPr>
        <w:t>Clause</w:t>
      </w:r>
      <w:r w:rsidRPr="00F020FC">
        <w:rPr>
          <w:rFonts w:ascii="Cambria" w:hAnsi="Cambria" w:cs="Times New Roman"/>
          <w:sz w:val="20"/>
          <w:szCs w:val="20"/>
        </w:rPr>
        <w:t xml:space="preserve"> </w:t>
      </w:r>
      <w:r>
        <w:rPr>
          <w:rFonts w:ascii="Cambria" w:hAnsi="Cambria" w:cs="Times New Roman"/>
          <w:sz w:val="20"/>
          <w:szCs w:val="20"/>
        </w:rPr>
        <w:t xml:space="preserve">11, 12, 13, 14, 15 </w:t>
      </w:r>
      <w:r w:rsidRPr="00F020FC">
        <w:rPr>
          <w:rFonts w:ascii="Cambria" w:hAnsi="Cambria" w:cs="Times New Roman"/>
          <w:sz w:val="20"/>
          <w:szCs w:val="20"/>
        </w:rPr>
        <w:t xml:space="preserve">and 17 of this agreement shall survive the </w:t>
      </w:r>
      <w:r>
        <w:rPr>
          <w:rFonts w:ascii="Cambria" w:hAnsi="Cambria" w:cs="Times New Roman"/>
          <w:sz w:val="20"/>
          <w:szCs w:val="20"/>
        </w:rPr>
        <w:t>expiry/</w:t>
      </w:r>
      <w:r w:rsidRPr="00F020FC">
        <w:rPr>
          <w:rFonts w:ascii="Cambria" w:hAnsi="Cambria" w:cs="Times New Roman"/>
          <w:sz w:val="20"/>
          <w:szCs w:val="20"/>
        </w:rPr>
        <w:t>termination of this Agreement</w:t>
      </w:r>
      <w:r>
        <w:rPr>
          <w:rFonts w:ascii="Cambria" w:hAnsi="Cambria" w:cs="Times New Roman"/>
          <w:sz w:val="20"/>
          <w:szCs w:val="20"/>
        </w:rPr>
        <w:t>.</w:t>
      </w:r>
    </w:p>
    <w:p w14:paraId="0162AF8B" w14:textId="77777777" w:rsidR="003F664A" w:rsidRPr="00DC59CD" w:rsidRDefault="003F664A" w:rsidP="003F664A">
      <w:pPr>
        <w:pStyle w:val="Title"/>
        <w:spacing w:line="360" w:lineRule="auto"/>
        <w:jc w:val="both"/>
        <w:rPr>
          <w:rFonts w:ascii="Cambria" w:hAnsi="Cambria" w:cs="Times New Roman"/>
          <w:b/>
          <w:sz w:val="20"/>
          <w:szCs w:val="20"/>
        </w:rPr>
      </w:pPr>
    </w:p>
    <w:p w14:paraId="41F50C23"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w:t>
      </w:r>
      <w:r w:rsidRPr="00DC59CD">
        <w:rPr>
          <w:rFonts w:ascii="Cambria" w:hAnsi="Cambria" w:cs="Times New Roman"/>
          <w:sz w:val="20"/>
          <w:szCs w:val="20"/>
        </w:rPr>
        <w:tab/>
        <w:t>CONFIDENTIALITY/ INTELLECTUAL PROPERTY RIGHTS</w:t>
      </w:r>
    </w:p>
    <w:p w14:paraId="70DF6DBC"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.1.</w:t>
      </w:r>
      <w:r w:rsidRPr="00DC59CD">
        <w:rPr>
          <w:rFonts w:ascii="Cambria" w:hAnsi="Cambria" w:cs="Times New Roman"/>
          <w:sz w:val="20"/>
          <w:szCs w:val="20"/>
        </w:rPr>
        <w:tab/>
        <w:t>The Employee acknowledges and agrees that nothing contained in this Agreement shall be construed as granting any Confidential Information and/or Intellectual Property Rights to the Employee, by license or otherwise under this agreement.</w:t>
      </w:r>
    </w:p>
    <w:p w14:paraId="4681B47E" w14:textId="77777777" w:rsidR="003F664A" w:rsidRPr="00DC59CD" w:rsidRDefault="003F664A" w:rsidP="003F664A">
      <w:pPr>
        <w:pStyle w:val="Title"/>
        <w:spacing w:line="360" w:lineRule="auto"/>
        <w:jc w:val="both"/>
        <w:rPr>
          <w:rFonts w:ascii="Cambria" w:hAnsi="Cambria" w:cs="Times New Roman"/>
          <w:b/>
          <w:sz w:val="20"/>
          <w:szCs w:val="20"/>
        </w:rPr>
      </w:pPr>
    </w:p>
    <w:p w14:paraId="78F60E87"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.2</w:t>
      </w:r>
      <w:r w:rsidRPr="00DC59CD">
        <w:rPr>
          <w:rFonts w:ascii="Cambria" w:hAnsi="Cambria" w:cs="Times New Roman"/>
          <w:sz w:val="20"/>
          <w:szCs w:val="20"/>
        </w:rPr>
        <w:tab/>
        <w:t xml:space="preserve">The Company shall be entitled to all Confidential Information and Intellectual Property Rights in all the work that the Employee shall perform for the Company, in accordance with the terms and conditions of this agreement. The Employee acknowledges and agrees that nothing contained in this Agreement shall be construed as granting rights to the Employee, by license or otherwise in or to any project materials and/or any Confidential Information or Intellectual Property Rights which may be created / performed by the Employee during the course of </w:t>
      </w:r>
      <w:r>
        <w:rPr>
          <w:rFonts w:ascii="Cambria" w:hAnsi="Cambria" w:cs="Times New Roman"/>
          <w:sz w:val="20"/>
          <w:szCs w:val="20"/>
        </w:rPr>
        <w:t>her</w:t>
      </w:r>
      <w:r w:rsidRPr="00DC59CD">
        <w:rPr>
          <w:rFonts w:ascii="Cambria" w:hAnsi="Cambria" w:cs="Times New Roman"/>
          <w:sz w:val="20"/>
          <w:szCs w:val="20"/>
        </w:rPr>
        <w:t xml:space="preserve"> employment with the Company under this agreement.</w:t>
      </w:r>
    </w:p>
    <w:p w14:paraId="12983932" w14:textId="77777777" w:rsidR="003F664A" w:rsidRPr="00DC59CD" w:rsidRDefault="003F664A" w:rsidP="003F664A">
      <w:pPr>
        <w:pStyle w:val="Title"/>
        <w:spacing w:line="360" w:lineRule="auto"/>
        <w:jc w:val="both"/>
        <w:rPr>
          <w:rFonts w:ascii="Cambria" w:hAnsi="Cambria" w:cs="Times New Roman"/>
          <w:b/>
          <w:sz w:val="20"/>
          <w:szCs w:val="20"/>
        </w:rPr>
      </w:pPr>
    </w:p>
    <w:p w14:paraId="74D6F938" w14:textId="134DEFA5"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.3</w:t>
      </w:r>
      <w:r w:rsidRPr="00DC59CD">
        <w:rPr>
          <w:rFonts w:ascii="Cambria" w:hAnsi="Cambria" w:cs="Times New Roman"/>
          <w:sz w:val="20"/>
          <w:szCs w:val="20"/>
        </w:rPr>
        <w:tab/>
        <w:t xml:space="preserve">The Employee during the course of </w:t>
      </w:r>
      <w:ins w:id="71" w:author="Nilkanth Nikam" w:date="2021-03-23T19:18:00Z">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id="72" w:author="Nilkanth Nikam" w:date="2021-03-23T19:18:00Z">
        <w:r w:rsidR="002F450B">
          <w:rPr>
            <w:rFonts w:ascii="Cambria" w:hAnsi="Cambria" w:cs="Times New Roman"/>
            <w:noProof/>
            <w:sz w:val="20"/>
            <w:szCs w:val="20"/>
          </w:rPr>
          <w:t>«Gender»</w:t>
        </w:r>
        <w:r w:rsidR="002F450B">
          <w:rPr>
            <w:rFonts w:ascii="Cambria" w:hAnsi="Cambria" w:cs="Times New Roman"/>
            <w:b/>
            <w:sz w:val="20"/>
            <w:szCs w:val="20"/>
          </w:rPr>
          <w:fldChar w:fldCharType="end"/>
        </w:r>
      </w:ins>
      <w:r w:rsidRPr="00DC59CD">
        <w:rPr>
          <w:rFonts w:ascii="Cambria" w:hAnsi="Cambria" w:cs="Times New Roman"/>
          <w:sz w:val="20"/>
          <w:szCs w:val="20"/>
        </w:rPr>
        <w:t xml:space="preserve"> employment and even after the expiration/termination of this agreement or abandonment of </w:t>
      </w:r>
      <w:ins w:id="73" w:author="Nilkanth Nikam" w:date="2021-03-23T19:18:00Z">
        <w:r w:rsidR="008C0711">
          <w:rPr>
            <w:rFonts w:ascii="Cambria" w:hAnsi="Cambria" w:cs="Times New Roman"/>
            <w:b/>
            <w:sz w:val="20"/>
            <w:szCs w:val="20"/>
          </w:rPr>
          <w:fldChar w:fldCharType="begin"/>
        </w:r>
        <w:r w:rsidR="008C0711">
          <w:rPr>
            <w:rFonts w:ascii="Cambria" w:hAnsi="Cambria" w:cs="Times New Roman"/>
            <w:sz w:val="20"/>
            <w:szCs w:val="20"/>
          </w:rPr>
          <w:instrText xml:space="preserve"> MERGEFIELD  Gender2 </w:instrText>
        </w:r>
      </w:ins>
      <w:r w:rsidR="008C0711">
        <w:rPr>
          <w:rFonts w:ascii="Cambria" w:hAnsi="Cambria" w:cs="Times New Roman"/>
          <w:b/>
          <w:sz w:val="20"/>
          <w:szCs w:val="20"/>
        </w:rPr>
        <w:fldChar w:fldCharType="separate"/>
      </w:r>
      <w:ins w:id="74" w:author="Nilkanth Nikam" w:date="2021-03-23T19:18:00Z">
        <w:r w:rsidR="008C0711">
          <w:rPr>
            <w:rFonts w:ascii="Cambria" w:hAnsi="Cambria" w:cs="Times New Roman"/>
            <w:noProof/>
            <w:sz w:val="20"/>
            <w:szCs w:val="20"/>
          </w:rPr>
          <w:t>«Gender»</w:t>
        </w:r>
        <w:r w:rsidR="008C0711">
          <w:rPr>
            <w:rFonts w:ascii="Cambria" w:hAnsi="Cambria" w:cs="Times New Roman"/>
            <w:b/>
            <w:sz w:val="20"/>
            <w:szCs w:val="20"/>
          </w:rPr>
          <w:fldChar w:fldCharType="end"/>
        </w:r>
      </w:ins>
      <w:r w:rsidRPr="00DC59CD">
        <w:rPr>
          <w:rFonts w:ascii="Cambria" w:hAnsi="Cambria" w:cs="Times New Roman"/>
          <w:sz w:val="20"/>
          <w:szCs w:val="20"/>
        </w:rPr>
        <w:t xml:space="preserve"> services shall not either </w:t>
      </w:r>
      <w:r w:rsidR="008C0711">
        <w:rPr>
          <w:rFonts w:ascii="Cambria" w:hAnsi="Cambria" w:cs="Times New Roman"/>
          <w:b/>
          <w:sz w:val="20"/>
          <w:szCs w:val="20"/>
        </w:rPr>
        <w:fldChar w:fldCharType="begin"/>
      </w:r>
      <w:r w:rsidR="008C0711">
        <w:rPr>
          <w:rFonts w:ascii="Cambria" w:hAnsi="Cambria" w:cs="Times New Roman"/>
          <w:sz w:val="20"/>
          <w:szCs w:val="20"/>
        </w:rPr>
        <w:instrText xml:space="preserve"> MERGEFIELD  GenderSelf </w:instrText>
      </w:r>
      <w:r w:rsidR="008C0711">
        <w:rPr>
          <w:rFonts w:ascii="Cambria" w:hAnsi="Cambria" w:cs="Times New Roman"/>
          <w:b/>
          <w:sz w:val="20"/>
          <w:szCs w:val="20"/>
        </w:rPr>
        <w:fldChar w:fldCharType="separate"/>
      </w:r>
      <w:r w:rsidR="008C0711">
        <w:rPr>
          <w:rFonts w:ascii="Cambria" w:hAnsi="Cambria" w:cs="Times New Roman"/>
          <w:noProof/>
          <w:sz w:val="20"/>
          <w:szCs w:val="20"/>
        </w:rPr>
        <w:t>«GenderSelf»</w:t>
      </w:r>
      <w:r w:rsidR="008C0711">
        <w:rPr>
          <w:rFonts w:ascii="Cambria" w:hAnsi="Cambria" w:cs="Times New Roman"/>
          <w:b/>
          <w:sz w:val="20"/>
          <w:szCs w:val="20"/>
        </w:rPr>
        <w:fldChar w:fldCharType="end"/>
      </w:r>
      <w:r w:rsidR="008C0711" w:rsidRPr="00DC59CD">
        <w:rPr>
          <w:rFonts w:ascii="Cambria" w:hAnsi="Cambria" w:cs="Times New Roman"/>
          <w:sz w:val="20"/>
          <w:szCs w:val="20"/>
        </w:rPr>
        <w:t xml:space="preserve"> </w:t>
      </w:r>
      <w:r w:rsidRPr="00DC59CD">
        <w:rPr>
          <w:rFonts w:ascii="Cambria" w:hAnsi="Cambria" w:cs="Times New Roman"/>
          <w:sz w:val="20"/>
          <w:szCs w:val="20"/>
        </w:rPr>
        <w:t xml:space="preserve">or acting by or through </w:t>
      </w:r>
      <w:r w:rsidR="008C0711">
        <w:rPr>
          <w:rFonts w:ascii="Cambria" w:hAnsi="Cambria" w:cs="Times New Roman"/>
          <w:b/>
          <w:sz w:val="20"/>
          <w:szCs w:val="20"/>
        </w:rPr>
        <w:fldChar w:fldCharType="begin"/>
      </w:r>
      <w:r w:rsidR="008C0711">
        <w:rPr>
          <w:rFonts w:ascii="Cambria" w:hAnsi="Cambria" w:cs="Times New Roman"/>
          <w:sz w:val="20"/>
          <w:szCs w:val="20"/>
        </w:rPr>
        <w:instrText xml:space="preserve"> MERGEFIELD  GenderSelf </w:instrText>
      </w:r>
      <w:r w:rsidR="008C0711">
        <w:rPr>
          <w:rFonts w:ascii="Cambria" w:hAnsi="Cambria" w:cs="Times New Roman"/>
          <w:b/>
          <w:sz w:val="20"/>
          <w:szCs w:val="20"/>
        </w:rPr>
        <w:fldChar w:fldCharType="separate"/>
      </w:r>
      <w:r w:rsidR="008C0711">
        <w:rPr>
          <w:rFonts w:ascii="Cambria" w:hAnsi="Cambria" w:cs="Times New Roman"/>
          <w:noProof/>
          <w:sz w:val="20"/>
          <w:szCs w:val="20"/>
        </w:rPr>
        <w:t>«Gender»</w:t>
      </w:r>
      <w:r w:rsidR="008C0711">
        <w:rPr>
          <w:rFonts w:ascii="Cambria" w:hAnsi="Cambria" w:cs="Times New Roman"/>
          <w:b/>
          <w:sz w:val="20"/>
          <w:szCs w:val="20"/>
        </w:rPr>
        <w:fldChar w:fldCharType="end"/>
      </w:r>
      <w:r w:rsidR="008C0711" w:rsidRPr="00DC59CD">
        <w:rPr>
          <w:rFonts w:ascii="Cambria" w:hAnsi="Cambria" w:cs="Times New Roman"/>
          <w:sz w:val="20"/>
          <w:szCs w:val="20"/>
        </w:rPr>
        <w:t xml:space="preserve"> </w:t>
      </w:r>
      <w:r w:rsidRPr="00DC59CD">
        <w:rPr>
          <w:rFonts w:ascii="Cambria" w:hAnsi="Cambria" w:cs="Times New Roman"/>
          <w:sz w:val="20"/>
          <w:szCs w:val="20"/>
        </w:rPr>
        <w:t xml:space="preserve">agents:  </w:t>
      </w:r>
    </w:p>
    <w:p w14:paraId="7623D32D" w14:textId="77777777" w:rsidR="003F664A" w:rsidRPr="00DC59CD" w:rsidRDefault="003F664A" w:rsidP="003F664A">
      <w:pPr>
        <w:pStyle w:val="Title"/>
        <w:spacing w:line="360" w:lineRule="auto"/>
        <w:jc w:val="both"/>
        <w:rPr>
          <w:rFonts w:ascii="Cambria" w:hAnsi="Cambria" w:cs="Times New Roman"/>
          <w:b/>
          <w:sz w:val="20"/>
          <w:szCs w:val="20"/>
        </w:rPr>
      </w:pPr>
    </w:p>
    <w:p w14:paraId="57694CAC"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a)</w:t>
      </w:r>
      <w:r w:rsidRPr="00DC59CD">
        <w:rPr>
          <w:rFonts w:ascii="Cambria" w:hAnsi="Cambria" w:cs="Times New Roman"/>
          <w:sz w:val="20"/>
          <w:szCs w:val="20"/>
        </w:rPr>
        <w:tab/>
        <w:t>At any time disclose and divulge any Confidential Information and/or Intellectual Property Rights to any third Party.</w:t>
      </w:r>
    </w:p>
    <w:p w14:paraId="7DAF4EE7" w14:textId="77777777" w:rsidR="003F664A" w:rsidRPr="00DC59CD" w:rsidRDefault="003F664A" w:rsidP="003F664A">
      <w:pPr>
        <w:pStyle w:val="Title"/>
        <w:spacing w:line="360" w:lineRule="auto"/>
        <w:jc w:val="both"/>
        <w:rPr>
          <w:rFonts w:ascii="Cambria" w:hAnsi="Cambria" w:cs="Times New Roman"/>
          <w:b/>
          <w:sz w:val="20"/>
          <w:szCs w:val="20"/>
        </w:rPr>
      </w:pPr>
    </w:p>
    <w:p w14:paraId="4972EDC0"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b)</w:t>
      </w:r>
      <w:r w:rsidRPr="00DC59CD">
        <w:rPr>
          <w:rFonts w:ascii="Cambria" w:hAnsi="Cambria" w:cs="Times New Roman"/>
          <w:sz w:val="20"/>
          <w:szCs w:val="20"/>
        </w:rPr>
        <w:tab/>
        <w:t xml:space="preserve">At any time directly or indirectly, communicate to any third Party or any other unauthorized person or Company any confidential matter and/or Intellectual Property Rights concerning the Company or the business.  </w:t>
      </w:r>
    </w:p>
    <w:p w14:paraId="5917C613" w14:textId="77777777" w:rsidR="003F664A" w:rsidRPr="00DC59CD" w:rsidRDefault="003F664A" w:rsidP="003F664A">
      <w:pPr>
        <w:pStyle w:val="Title"/>
        <w:spacing w:line="360" w:lineRule="auto"/>
        <w:jc w:val="both"/>
        <w:rPr>
          <w:rFonts w:ascii="Cambria" w:hAnsi="Cambria" w:cs="Times New Roman"/>
          <w:b/>
          <w:sz w:val="20"/>
          <w:szCs w:val="20"/>
        </w:rPr>
      </w:pPr>
    </w:p>
    <w:p w14:paraId="0016B341"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c)</w:t>
      </w:r>
      <w:r w:rsidRPr="00DC59CD">
        <w:rPr>
          <w:rFonts w:ascii="Cambria" w:hAnsi="Cambria" w:cs="Times New Roman"/>
          <w:sz w:val="20"/>
          <w:szCs w:val="20"/>
        </w:rPr>
        <w:tab/>
        <w:t xml:space="preserve">Directly or indirectly communicate upon any matter concerning the Confidential Information or Intellectual Property Rights to any of the Company’s customers, suppliers, bankers, competitors, ex-employees) or other persons with whom the Company does the business, except as instructed in the course of </w:t>
      </w:r>
      <w:r>
        <w:rPr>
          <w:rFonts w:ascii="Cambria" w:hAnsi="Cambria" w:cs="Times New Roman"/>
          <w:sz w:val="20"/>
          <w:szCs w:val="20"/>
        </w:rPr>
        <w:t>her</w:t>
      </w:r>
      <w:r w:rsidRPr="00DC59CD">
        <w:rPr>
          <w:rFonts w:ascii="Cambria" w:hAnsi="Cambria" w:cs="Times New Roman"/>
          <w:sz w:val="20"/>
          <w:szCs w:val="20"/>
        </w:rPr>
        <w:t xml:space="preserve"> duties.  </w:t>
      </w:r>
    </w:p>
    <w:p w14:paraId="01E76AC2"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d)</w:t>
      </w:r>
      <w:r w:rsidRPr="00DC59CD">
        <w:rPr>
          <w:rFonts w:ascii="Cambria" w:hAnsi="Cambria" w:cs="Times New Roman"/>
          <w:sz w:val="20"/>
          <w:szCs w:val="20"/>
        </w:rPr>
        <w:tab/>
        <w:t>At any time use the benefit of any trade secret, secret process/ess or secret method of production or organization of the Company.</w:t>
      </w:r>
    </w:p>
    <w:p w14:paraId="25F7330D" w14:textId="77777777" w:rsidR="003F664A" w:rsidRPr="00DC59CD" w:rsidRDefault="003F664A" w:rsidP="003F664A">
      <w:pPr>
        <w:pStyle w:val="Title"/>
        <w:spacing w:line="360" w:lineRule="auto"/>
        <w:jc w:val="both"/>
        <w:rPr>
          <w:rFonts w:ascii="Cambria" w:hAnsi="Cambria" w:cs="Times New Roman"/>
          <w:b/>
          <w:sz w:val="20"/>
          <w:szCs w:val="20"/>
        </w:rPr>
      </w:pPr>
    </w:p>
    <w:p w14:paraId="176E3F0E" w14:textId="410D7C9A" w:rsidR="003F664A"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 xml:space="preserve">e)           </w:t>
      </w:r>
      <w:r w:rsidRPr="00DC59CD">
        <w:rPr>
          <w:rFonts w:ascii="Cambria" w:hAnsi="Cambria" w:cs="Times New Roman"/>
          <w:sz w:val="20"/>
          <w:szCs w:val="20"/>
        </w:rPr>
        <w:t xml:space="preserve">At any time take away any documents or data or any confidential information of the Company other than as necessary in the course of </w:t>
      </w:r>
      <w:ins w:id="75" w:author="Nilkanth Nikam" w:date="2021-03-23T19:18:00Z">
        <w:r w:rsidR="008C0711">
          <w:rPr>
            <w:rFonts w:ascii="Cambria" w:hAnsi="Cambria" w:cs="Times New Roman"/>
            <w:b/>
            <w:sz w:val="20"/>
            <w:szCs w:val="20"/>
          </w:rPr>
          <w:fldChar w:fldCharType="begin"/>
        </w:r>
        <w:r w:rsidR="008C0711">
          <w:rPr>
            <w:rFonts w:ascii="Cambria" w:hAnsi="Cambria" w:cs="Times New Roman"/>
            <w:sz w:val="20"/>
            <w:szCs w:val="20"/>
          </w:rPr>
          <w:instrText xml:space="preserve"> MERGEFIELD  Gender2 </w:instrText>
        </w:r>
      </w:ins>
      <w:r w:rsidR="008C0711">
        <w:rPr>
          <w:rFonts w:ascii="Cambria" w:hAnsi="Cambria" w:cs="Times New Roman"/>
          <w:b/>
          <w:sz w:val="20"/>
          <w:szCs w:val="20"/>
        </w:rPr>
        <w:fldChar w:fldCharType="separate"/>
      </w:r>
      <w:ins w:id="76" w:author="Nilkanth Nikam" w:date="2021-03-23T19:18:00Z">
        <w:r w:rsidR="008C0711">
          <w:rPr>
            <w:rFonts w:ascii="Cambria" w:hAnsi="Cambria" w:cs="Times New Roman"/>
            <w:noProof/>
            <w:sz w:val="20"/>
            <w:szCs w:val="20"/>
          </w:rPr>
          <w:t>«Gender»</w:t>
        </w:r>
        <w:r w:rsidR="008C0711">
          <w:rPr>
            <w:rFonts w:ascii="Cambria" w:hAnsi="Cambria" w:cs="Times New Roman"/>
            <w:b/>
            <w:sz w:val="20"/>
            <w:szCs w:val="20"/>
          </w:rPr>
          <w:fldChar w:fldCharType="end"/>
        </w:r>
      </w:ins>
      <w:r w:rsidRPr="00DC59CD">
        <w:rPr>
          <w:rFonts w:ascii="Cambria" w:hAnsi="Cambria" w:cs="Times New Roman"/>
          <w:sz w:val="20"/>
          <w:szCs w:val="20"/>
        </w:rPr>
        <w:t xml:space="preserve"> duties</w:t>
      </w:r>
    </w:p>
    <w:p w14:paraId="7B75A85E" w14:textId="77777777" w:rsidR="003F664A" w:rsidRDefault="003F664A" w:rsidP="003F664A">
      <w:pPr>
        <w:pStyle w:val="Title"/>
        <w:spacing w:line="360" w:lineRule="auto"/>
        <w:jc w:val="both"/>
        <w:rPr>
          <w:rFonts w:ascii="Cambria" w:hAnsi="Cambria" w:cs="Times New Roman"/>
          <w:b/>
          <w:sz w:val="20"/>
          <w:szCs w:val="20"/>
        </w:rPr>
      </w:pPr>
    </w:p>
    <w:p w14:paraId="6BC90566" w14:textId="77777777" w:rsidR="003F664A" w:rsidRPr="00530349" w:rsidRDefault="003F664A" w:rsidP="003F664A">
      <w:pPr>
        <w:pStyle w:val="Title"/>
        <w:spacing w:line="360" w:lineRule="auto"/>
        <w:jc w:val="both"/>
        <w:rPr>
          <w:rFonts w:ascii="Cambria" w:hAnsi="Cambria" w:cs="Times New Roman"/>
          <w:b/>
          <w:sz w:val="20"/>
          <w:szCs w:val="20"/>
        </w:rPr>
      </w:pPr>
      <w:r w:rsidRPr="007A68B6">
        <w:rPr>
          <w:rFonts w:ascii="Cambria" w:hAnsi="Cambria" w:cs="Times New Roman"/>
          <w:sz w:val="20"/>
          <w:szCs w:val="20"/>
        </w:rPr>
        <w:t xml:space="preserve">f)        </w:t>
      </w:r>
      <w:ins w:id="77" w:author="Akshay Mane" w:date="2025-12-04T09:26:00Z">
        <w:r w:rsidRPr="00FB405F">
          <w:rPr>
            <w:rFonts w:ascii="Cambria" w:hAnsi="Cambria" w:cs="Times New Roman"/>
            <w:sz w:val="20"/>
            <w:szCs w:val="20"/>
            <w:highlight w:val="yellow"/>
          </w:rPr>
          <w:t xml:space="preserve">All official communication shall be conducted exclusively through Microsoft Teams and the Company’s Outlook email system. The Employee shall not use any personal email accounts, personal messaging applications, or any unauthorized communication channels for transmitting, receiving, discussing, or storing any Company-related </w:t>
        </w:r>
        <w:r w:rsidRPr="00FB405F">
          <w:rPr>
            <w:rFonts w:ascii="Cambria" w:hAnsi="Cambria" w:cs="Times New Roman"/>
            <w:sz w:val="20"/>
            <w:szCs w:val="20"/>
            <w:highlight w:val="yellow"/>
          </w:rPr>
          <w:lastRenderedPageBreak/>
          <w:t>information, Confidential Information, or Intellectual Property Rights. Any deviation from this requirement shall constitute a breach of this Agreement.</w:t>
        </w:r>
      </w:ins>
    </w:p>
    <w:p w14:paraId="19E0FF96" w14:textId="77777777" w:rsidR="003F664A" w:rsidRPr="00DC59CD" w:rsidRDefault="003F664A" w:rsidP="003F664A">
      <w:pPr>
        <w:pStyle w:val="Title"/>
        <w:spacing w:line="360" w:lineRule="auto"/>
        <w:jc w:val="both"/>
        <w:rPr>
          <w:rFonts w:ascii="Cambria" w:hAnsi="Cambria" w:cs="Times New Roman"/>
          <w:b/>
          <w:sz w:val="20"/>
          <w:szCs w:val="20"/>
        </w:rPr>
      </w:pPr>
    </w:p>
    <w:p w14:paraId="67B9D5C3" w14:textId="77777777" w:rsidR="003F664A"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.4</w:t>
      </w:r>
      <w:r w:rsidRPr="00DC59CD">
        <w:rPr>
          <w:rFonts w:ascii="Cambria" w:hAnsi="Cambria" w:cs="Times New Roman"/>
          <w:sz w:val="20"/>
          <w:szCs w:val="20"/>
        </w:rPr>
        <w:tab/>
        <w:t xml:space="preserve">If the Employee becomes aware of any breach of confidence by any of the employees, ex-employees, agents or sub-contractors he shall promptly notify the Company and give the Company all reasonable assistance in connection with any proceedings which the Company may institute against any such persons. </w:t>
      </w:r>
    </w:p>
    <w:p w14:paraId="5F4A837D" w14:textId="77777777" w:rsidR="003F664A" w:rsidRPr="00912644" w:rsidRDefault="003F664A" w:rsidP="003F664A">
      <w:pPr>
        <w:pStyle w:val="NormalWeb"/>
        <w:spacing w:line="360" w:lineRule="auto"/>
        <w:jc w:val="both"/>
        <w:rPr>
          <w:rFonts w:ascii="Cambria" w:hAnsi="Cambria"/>
          <w:bCs/>
          <w:sz w:val="20"/>
          <w:szCs w:val="20"/>
          <w:lang w:val="en-US" w:eastAsia="en-US"/>
        </w:rPr>
      </w:pPr>
      <w:r w:rsidRPr="00912644">
        <w:rPr>
          <w:rFonts w:ascii="Cambria" w:hAnsi="Cambria"/>
          <w:bCs/>
          <w:sz w:val="20"/>
          <w:szCs w:val="20"/>
          <w:lang w:val="en-US" w:eastAsia="en-US"/>
        </w:rPr>
        <w:t>12.5</w:t>
      </w:r>
      <w:r w:rsidRPr="00912644">
        <w:rPr>
          <w:rFonts w:ascii="Cambria" w:hAnsi="Cambria"/>
          <w:b/>
          <w:lang w:val="en-US" w:eastAsia="en-US"/>
        </w:rPr>
        <w:t xml:space="preserve">. </w:t>
      </w:r>
      <w:r w:rsidRPr="00912644">
        <w:rPr>
          <w:rFonts w:ascii="Cambria" w:hAnsi="Cambria"/>
          <w:bCs/>
          <w:sz w:val="20"/>
          <w:szCs w:val="20"/>
          <w:lang w:val="en-US" w:eastAsia="en-US"/>
        </w:rPr>
        <w:t>The Employee acknowledges and agrees that they shall not, under any circumstances, use any pseudonyms, aliases, fictitious names, or any other form of false identification in connection with the creation, development, management, or handling of any Confidential Information belonging to the Company, including but not limited to similar-sounding names, intentional misspellings, abbreviations, or variations of their actual name. The Employee further agrees that the use of pseudonyms, aliases, fictitious names, or any other misleading identification related to any Company-related work, projects, or materials shall constitute a material breach of this Agreement.</w:t>
      </w:r>
    </w:p>
    <w:p w14:paraId="48A33098" w14:textId="77777777" w:rsidR="003F664A" w:rsidRPr="00912644" w:rsidRDefault="003F664A" w:rsidP="003F664A">
      <w:pPr>
        <w:pStyle w:val="NormalWeb"/>
        <w:spacing w:line="360" w:lineRule="auto"/>
        <w:jc w:val="both"/>
        <w:rPr>
          <w:rFonts w:ascii="Cambria" w:hAnsi="Cambria"/>
          <w:bCs/>
          <w:sz w:val="20"/>
          <w:szCs w:val="20"/>
          <w:lang w:val="en-US" w:eastAsia="en-US"/>
        </w:rPr>
      </w:pPr>
      <w:r w:rsidRPr="00912644">
        <w:rPr>
          <w:rFonts w:ascii="Cambria" w:hAnsi="Cambria"/>
          <w:bCs/>
          <w:sz w:val="20"/>
          <w:szCs w:val="20"/>
          <w:lang w:val="en-US" w:eastAsia="en-US"/>
        </w:rPr>
        <w:t>In the event of such breach, the Employee shall be liable for all resulting damages, losses, and liabilities, including but not limited to any legal costs and expenses incurred by the Company in connection with remedying such breach. The Employee acknowledges that the unauthorized use of such names or identifiers may also result in criminal liability, including under applicable provisions of intellectual property law, data protection regulations, and fraud statutes.</w:t>
      </w:r>
    </w:p>
    <w:p w14:paraId="378C1D6C" w14:textId="77777777" w:rsidR="003F664A" w:rsidRPr="00912644" w:rsidRDefault="003F664A" w:rsidP="003F664A">
      <w:pPr>
        <w:pStyle w:val="Title"/>
        <w:spacing w:line="360" w:lineRule="auto"/>
        <w:jc w:val="both"/>
        <w:rPr>
          <w:rFonts w:ascii="Cambria" w:hAnsi="Cambria" w:cs="Times New Roman"/>
          <w:b/>
          <w:sz w:val="20"/>
          <w:szCs w:val="20"/>
        </w:rPr>
      </w:pPr>
      <w:r w:rsidRPr="00912644">
        <w:rPr>
          <w:rFonts w:ascii="Cambria" w:hAnsi="Cambria" w:cs="Times New Roman"/>
          <w:sz w:val="20"/>
          <w:szCs w:val="18"/>
        </w:rPr>
        <w:t>12.6.</w:t>
      </w:r>
      <w:r w:rsidRPr="00912644">
        <w:rPr>
          <w:rFonts w:ascii="Cambria" w:hAnsi="Cambria" w:cs="Times New Roman"/>
        </w:rPr>
        <w:t xml:space="preserve"> </w:t>
      </w:r>
      <w:r w:rsidRPr="00912644">
        <w:rPr>
          <w:rFonts w:ascii="Cambria" w:hAnsi="Cambria" w:cs="Times New Roman"/>
          <w:sz w:val="20"/>
          <w:szCs w:val="20"/>
        </w:rPr>
        <w:t xml:space="preserve">Upon the expiration, termination, or abandonment of this Agreement, or upon request by the Company at any time, the Employee agrees to immediately return to the Company all materials, documents, data, and other property containing or relating to Confidential Information or Intellectual Property Rights of the Company, including any copies or reproductions thereof. The Employee shall not retain any such materials or information, nor shall they use or disclose any Confidential Information after the return of such property. </w:t>
      </w:r>
    </w:p>
    <w:p w14:paraId="155188C9" w14:textId="77777777" w:rsidR="003F664A" w:rsidRPr="00DC59CD" w:rsidRDefault="003F664A" w:rsidP="003F664A">
      <w:pPr>
        <w:pStyle w:val="Title"/>
        <w:spacing w:line="360" w:lineRule="auto"/>
        <w:jc w:val="both"/>
        <w:rPr>
          <w:rFonts w:ascii="Cambria" w:hAnsi="Cambria" w:cs="Times New Roman"/>
          <w:b/>
          <w:sz w:val="20"/>
          <w:szCs w:val="20"/>
        </w:rPr>
      </w:pPr>
    </w:p>
    <w:p w14:paraId="73F9449C" w14:textId="77777777" w:rsidR="003F664A" w:rsidRPr="00DC59CD" w:rsidRDefault="003F664A" w:rsidP="003F664A">
      <w:pPr>
        <w:pStyle w:val="Title"/>
        <w:spacing w:line="360" w:lineRule="auto"/>
        <w:jc w:val="both"/>
        <w:rPr>
          <w:rFonts w:ascii="Cambria" w:hAnsi="Cambria" w:cs="Times New Roman"/>
          <w:b/>
          <w:sz w:val="20"/>
          <w:szCs w:val="20"/>
        </w:rPr>
      </w:pPr>
    </w:p>
    <w:p w14:paraId="3CC9FA5A" w14:textId="3035DBDF" w:rsidR="003F664A"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w:t>
      </w:r>
      <w:r>
        <w:rPr>
          <w:rFonts w:ascii="Cambria" w:hAnsi="Cambria" w:cs="Times New Roman"/>
          <w:sz w:val="20"/>
          <w:szCs w:val="20"/>
        </w:rPr>
        <w:t>7</w:t>
      </w:r>
      <w:r w:rsidRPr="00DC59CD">
        <w:rPr>
          <w:rFonts w:ascii="Cambria" w:hAnsi="Cambria" w:cs="Times New Roman"/>
          <w:sz w:val="20"/>
          <w:szCs w:val="20"/>
        </w:rPr>
        <w:tab/>
        <w:t xml:space="preserve">The provisions of this clause shall survive the expiration or termination of this agreement or abandonment of </w:t>
      </w:r>
      <w:ins w:id="78" w:author="Nilkanth Nikam" w:date="2021-03-23T19:18:00Z">
        <w:r w:rsidR="008C0711">
          <w:rPr>
            <w:rFonts w:ascii="Cambria" w:hAnsi="Cambria" w:cs="Times New Roman"/>
            <w:b/>
            <w:sz w:val="20"/>
            <w:szCs w:val="20"/>
          </w:rPr>
          <w:fldChar w:fldCharType="begin"/>
        </w:r>
        <w:r w:rsidR="008C0711">
          <w:rPr>
            <w:rFonts w:ascii="Cambria" w:hAnsi="Cambria" w:cs="Times New Roman"/>
            <w:sz w:val="20"/>
            <w:szCs w:val="20"/>
          </w:rPr>
          <w:instrText xml:space="preserve"> MERGEFIELD  Gender2 </w:instrText>
        </w:r>
      </w:ins>
      <w:r w:rsidR="008C0711">
        <w:rPr>
          <w:rFonts w:ascii="Cambria" w:hAnsi="Cambria" w:cs="Times New Roman"/>
          <w:b/>
          <w:sz w:val="20"/>
          <w:szCs w:val="20"/>
        </w:rPr>
        <w:fldChar w:fldCharType="separate"/>
      </w:r>
      <w:ins w:id="79" w:author="Nilkanth Nikam" w:date="2021-03-23T19:18:00Z">
        <w:r w:rsidR="008C0711">
          <w:rPr>
            <w:rFonts w:ascii="Cambria" w:hAnsi="Cambria" w:cs="Times New Roman"/>
            <w:noProof/>
            <w:sz w:val="20"/>
            <w:szCs w:val="20"/>
          </w:rPr>
          <w:t>«Gender»</w:t>
        </w:r>
        <w:r w:rsidR="008C0711">
          <w:rPr>
            <w:rFonts w:ascii="Cambria" w:hAnsi="Cambria" w:cs="Times New Roman"/>
            <w:b/>
            <w:sz w:val="20"/>
            <w:szCs w:val="20"/>
          </w:rPr>
          <w:fldChar w:fldCharType="end"/>
        </w:r>
      </w:ins>
      <w:r w:rsidR="008C0711" w:rsidRPr="00DC59CD">
        <w:rPr>
          <w:rFonts w:ascii="Cambria" w:hAnsi="Cambria" w:cs="Times New Roman"/>
          <w:sz w:val="20"/>
          <w:szCs w:val="20"/>
        </w:rPr>
        <w:t xml:space="preserve"> </w:t>
      </w:r>
      <w:r w:rsidRPr="00DC59CD">
        <w:rPr>
          <w:rFonts w:ascii="Cambria" w:hAnsi="Cambria" w:cs="Times New Roman"/>
          <w:sz w:val="20"/>
          <w:szCs w:val="20"/>
        </w:rPr>
        <w:t>services.</w:t>
      </w:r>
    </w:p>
    <w:p w14:paraId="2B9614E8" w14:textId="77777777" w:rsidR="003F664A" w:rsidRPr="00DC59CD" w:rsidRDefault="003F664A" w:rsidP="003F664A">
      <w:pPr>
        <w:pStyle w:val="Title"/>
        <w:spacing w:line="360" w:lineRule="auto"/>
        <w:jc w:val="both"/>
        <w:rPr>
          <w:rFonts w:ascii="Cambria" w:hAnsi="Cambria" w:cs="Times New Roman"/>
          <w:b/>
          <w:sz w:val="20"/>
          <w:szCs w:val="20"/>
        </w:rPr>
      </w:pPr>
    </w:p>
    <w:p w14:paraId="37ACC353" w14:textId="77777777" w:rsidR="003F664A" w:rsidRPr="00DC59CD" w:rsidRDefault="003F664A" w:rsidP="003F664A">
      <w:pPr>
        <w:pStyle w:val="Title"/>
        <w:spacing w:line="360" w:lineRule="auto"/>
        <w:jc w:val="both"/>
        <w:rPr>
          <w:rFonts w:ascii="Cambria" w:hAnsi="Cambria" w:cs="Times New Roman"/>
          <w:b/>
          <w:sz w:val="20"/>
          <w:szCs w:val="20"/>
        </w:rPr>
      </w:pPr>
    </w:p>
    <w:p w14:paraId="79CE2615"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3</w:t>
      </w:r>
      <w:r w:rsidRPr="00DC59CD">
        <w:rPr>
          <w:rFonts w:ascii="Cambria" w:hAnsi="Cambria" w:cs="Times New Roman"/>
          <w:sz w:val="20"/>
          <w:szCs w:val="20"/>
        </w:rPr>
        <w:t>.</w:t>
      </w:r>
      <w:r w:rsidRPr="00DC59CD">
        <w:rPr>
          <w:rFonts w:ascii="Cambria" w:hAnsi="Cambria" w:cs="Times New Roman"/>
          <w:sz w:val="20"/>
          <w:szCs w:val="20"/>
        </w:rPr>
        <w:tab/>
        <w:t>REMEDIES FOR BREACH OF CONFIDENTIALITY / INTELLECTUAL PROPERTY RIGHTS</w:t>
      </w:r>
    </w:p>
    <w:p w14:paraId="7497F926" w14:textId="77777777" w:rsidR="003F664A" w:rsidRPr="00DC59CD" w:rsidRDefault="003F664A" w:rsidP="003F664A">
      <w:pPr>
        <w:pStyle w:val="Title"/>
        <w:spacing w:line="360" w:lineRule="auto"/>
        <w:jc w:val="both"/>
        <w:rPr>
          <w:rFonts w:ascii="Cambria" w:hAnsi="Cambria" w:cs="Times New Roman"/>
          <w:b/>
          <w:sz w:val="20"/>
          <w:szCs w:val="20"/>
        </w:rPr>
      </w:pPr>
      <w:proofErr w:type="gramStart"/>
      <w:r>
        <w:rPr>
          <w:rFonts w:ascii="Cambria" w:hAnsi="Cambria" w:cs="Times New Roman"/>
          <w:sz w:val="20"/>
          <w:szCs w:val="20"/>
        </w:rPr>
        <w:t>13.1</w:t>
      </w:r>
      <w:r w:rsidRPr="00DC59CD">
        <w:rPr>
          <w:rFonts w:ascii="Cambria" w:hAnsi="Cambria" w:cs="Times New Roman"/>
          <w:sz w:val="20"/>
          <w:szCs w:val="20"/>
        </w:rPr>
        <w:t xml:space="preserve">  </w:t>
      </w:r>
      <w:r w:rsidRPr="00DC59CD">
        <w:rPr>
          <w:rFonts w:ascii="Cambria" w:hAnsi="Cambria" w:cs="Times New Roman"/>
          <w:sz w:val="20"/>
          <w:szCs w:val="20"/>
        </w:rPr>
        <w:tab/>
      </w:r>
      <w:proofErr w:type="gramEnd"/>
      <w:r w:rsidRPr="00DC59CD">
        <w:rPr>
          <w:rFonts w:ascii="Cambria" w:hAnsi="Cambria" w:cs="Times New Roman"/>
          <w:sz w:val="20"/>
          <w:szCs w:val="20"/>
        </w:rPr>
        <w:t>The Employee agrees and acknowledges that any disclosure of any Confidential Information prohibited herein or any breach of the confidentiality clause stated hereinabove may result in an irreparable injury and damage to the Company which will not be adequately compensable in terms of monetary damages. The Company will have remedies available to it at law or in equity to obtain such preliminary, temporary or permanent, mandatory or restraining injunctions, order or decrees as may be necessary to protect the Company against any breach by the Employee of the provisions contained herein and the Employee agrees to reimburse the reasonable legal fees and other costs incurred by the Company in enforcing the provisions of this agreement.</w:t>
      </w:r>
    </w:p>
    <w:p w14:paraId="053E1B06" w14:textId="77777777" w:rsidR="003F664A" w:rsidRPr="00DC59CD" w:rsidRDefault="003F664A" w:rsidP="003F664A">
      <w:pPr>
        <w:pStyle w:val="Title"/>
        <w:spacing w:line="360" w:lineRule="auto"/>
        <w:jc w:val="both"/>
        <w:rPr>
          <w:rFonts w:ascii="Cambria" w:hAnsi="Cambria" w:cs="Times New Roman"/>
          <w:b/>
          <w:sz w:val="20"/>
          <w:szCs w:val="20"/>
        </w:rPr>
      </w:pPr>
    </w:p>
    <w:p w14:paraId="3A9F5E2B"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13.2</w:t>
      </w:r>
      <w:r w:rsidRPr="00DC59CD">
        <w:rPr>
          <w:rFonts w:ascii="Cambria" w:hAnsi="Cambria" w:cs="Times New Roman"/>
          <w:sz w:val="20"/>
          <w:szCs w:val="20"/>
        </w:rPr>
        <w:t xml:space="preserve">The Employee agrees and acknowledges that any disclosure, misappropriation, conversion or dishonest use of the Confidential Information shall, in addition to remedies mentioned above make the Employee criminally liable for breach of trust u/s 405 of the IPC and such other offence depending upon the criminal act of the Employee. </w:t>
      </w:r>
    </w:p>
    <w:p w14:paraId="0EEC58D0" w14:textId="77777777" w:rsidR="003F664A" w:rsidRPr="00DC59CD" w:rsidRDefault="003F664A" w:rsidP="003F664A">
      <w:pPr>
        <w:pStyle w:val="Title"/>
        <w:spacing w:line="360" w:lineRule="auto"/>
        <w:jc w:val="both"/>
        <w:rPr>
          <w:rFonts w:ascii="Cambria" w:hAnsi="Cambria" w:cs="Times New Roman"/>
          <w:b/>
          <w:sz w:val="20"/>
          <w:szCs w:val="20"/>
        </w:rPr>
      </w:pPr>
    </w:p>
    <w:p w14:paraId="1C17D817"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14</w:t>
      </w:r>
      <w:r w:rsidRPr="00DC59CD">
        <w:rPr>
          <w:rFonts w:ascii="Cambria" w:hAnsi="Cambria" w:cs="Times New Roman"/>
          <w:sz w:val="20"/>
          <w:szCs w:val="20"/>
        </w:rPr>
        <w:tab/>
      </w:r>
      <w:proofErr w:type="gramStart"/>
      <w:r w:rsidRPr="00DC59CD">
        <w:rPr>
          <w:rFonts w:ascii="Cambria" w:hAnsi="Cambria" w:cs="Times New Roman"/>
          <w:sz w:val="20"/>
          <w:szCs w:val="20"/>
        </w:rPr>
        <w:t>INDEMNITY</w:t>
      </w:r>
      <w:proofErr w:type="gramEnd"/>
    </w:p>
    <w:p w14:paraId="59C9AA7E" w14:textId="77777777" w:rsidR="003F664A" w:rsidRPr="00543020" w:rsidRDefault="003F664A" w:rsidP="003F664A">
      <w:pPr>
        <w:spacing w:line="360" w:lineRule="auto"/>
        <w:jc w:val="both"/>
        <w:rPr>
          <w:rFonts w:ascii="Cambria" w:hAnsi="Cambria"/>
          <w:bCs/>
          <w:sz w:val="20"/>
          <w:szCs w:val="20"/>
        </w:rPr>
      </w:pPr>
      <w:r w:rsidRPr="00543020">
        <w:rPr>
          <w:rFonts w:ascii="Cambria" w:hAnsi="Cambria"/>
          <w:bCs/>
          <w:sz w:val="20"/>
          <w:szCs w:val="20"/>
        </w:rPr>
        <w:t>Without prejudice to any other right available to the Company in law or under equity, the Employee hereby indemnifies and agrees to defend and hold harmless the Company their directors, officers and employees, from and against any and all losses, liabilities, damages, deficiencies, demands, claims, actions, judgments or causes of action, assessments, interest, penalties and other costs or expenses (including, without limitation, reasonable attorneys’ fees and expenses) (the “Losses”) based upon, arising out of, or in relation to or otherwise in respect of:</w:t>
      </w:r>
    </w:p>
    <w:p w14:paraId="289E9032" w14:textId="77777777" w:rsidR="003F664A" w:rsidRDefault="003F664A" w:rsidP="003F664A">
      <w:pPr>
        <w:numPr>
          <w:ilvl w:val="0"/>
          <w:numId w:val="3"/>
        </w:numPr>
        <w:tabs>
          <w:tab w:val="left" w:pos="567"/>
        </w:tabs>
        <w:spacing w:line="360" w:lineRule="auto"/>
        <w:ind w:left="567" w:hanging="567"/>
        <w:jc w:val="both"/>
        <w:rPr>
          <w:rFonts w:ascii="Cambria" w:hAnsi="Cambria"/>
          <w:bCs/>
          <w:sz w:val="20"/>
          <w:szCs w:val="20"/>
        </w:rPr>
      </w:pPr>
      <w:r w:rsidRPr="00543020">
        <w:rPr>
          <w:rFonts w:ascii="Cambria" w:hAnsi="Cambria"/>
          <w:bCs/>
          <w:sz w:val="20"/>
          <w:szCs w:val="20"/>
        </w:rPr>
        <w:t>any act of neglect or willful misconduct in respect of any matter arising out of carrying out the duties assigned to the Employee; or</w:t>
      </w:r>
    </w:p>
    <w:p w14:paraId="660EA1A2" w14:textId="77777777" w:rsidR="003F664A" w:rsidRPr="005C40F7" w:rsidRDefault="003F664A" w:rsidP="003F664A">
      <w:pPr>
        <w:numPr>
          <w:ilvl w:val="0"/>
          <w:numId w:val="3"/>
        </w:numPr>
        <w:tabs>
          <w:tab w:val="left" w:pos="567"/>
        </w:tabs>
        <w:spacing w:line="360" w:lineRule="auto"/>
        <w:ind w:left="567" w:hanging="567"/>
        <w:jc w:val="both"/>
        <w:rPr>
          <w:rFonts w:ascii="Cambria" w:hAnsi="Cambria"/>
          <w:sz w:val="20"/>
          <w:szCs w:val="20"/>
        </w:rPr>
      </w:pPr>
      <w:r w:rsidRPr="005C40F7">
        <w:rPr>
          <w:rFonts w:ascii="Cambria" w:hAnsi="Cambria"/>
          <w:sz w:val="20"/>
          <w:szCs w:val="20"/>
        </w:rPr>
        <w:t xml:space="preserve"> </w:t>
      </w:r>
      <w:r w:rsidRPr="005C40F7">
        <w:rPr>
          <w:rFonts w:ascii="Cambria" w:hAnsi="Cambria"/>
          <w:bCs/>
          <w:sz w:val="20"/>
          <w:szCs w:val="20"/>
        </w:rPr>
        <w:t>Breach of representation or warranty or obligation in this Agreement including Minimum Service Commitment Period.</w:t>
      </w:r>
    </w:p>
    <w:p w14:paraId="5A5BAB07" w14:textId="77777777" w:rsidR="003F664A" w:rsidRPr="00DC59CD" w:rsidRDefault="003F664A" w:rsidP="003F664A">
      <w:pPr>
        <w:pStyle w:val="Title"/>
        <w:spacing w:line="360" w:lineRule="auto"/>
        <w:jc w:val="both"/>
        <w:rPr>
          <w:rFonts w:ascii="Cambria" w:hAnsi="Cambria" w:cs="Times New Roman"/>
          <w:b/>
          <w:sz w:val="20"/>
          <w:szCs w:val="20"/>
        </w:rPr>
      </w:pPr>
    </w:p>
    <w:p w14:paraId="09BD09F5"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15</w:t>
      </w:r>
      <w:r w:rsidRPr="00DC59CD">
        <w:rPr>
          <w:rFonts w:ascii="Cambria" w:hAnsi="Cambria" w:cs="Times New Roman"/>
          <w:sz w:val="20"/>
          <w:szCs w:val="20"/>
        </w:rPr>
        <w:tab/>
        <w:t>EMPLOYEE’S UNDERTAKINGS</w:t>
      </w:r>
    </w:p>
    <w:p w14:paraId="3433AA63"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The Employee warrants and undertakes to the Company that:</w:t>
      </w:r>
    </w:p>
    <w:p w14:paraId="3D1C5C26" w14:textId="4205B975"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a)</w:t>
      </w:r>
      <w:r w:rsidRPr="00DC59CD">
        <w:rPr>
          <w:rFonts w:ascii="Cambria" w:hAnsi="Cambria" w:cs="Times New Roman"/>
          <w:sz w:val="20"/>
          <w:szCs w:val="20"/>
        </w:rPr>
        <w:tab/>
        <w:t xml:space="preserve">The Employee will provide independent and unbiased advice to the Company or its customers on behalf of the Company in relation to the activities which </w:t>
      </w:r>
      <w:ins w:id="80" w:author="Nilkanth Nikam" w:date="2021-03-23T19:28:00Z">
        <w:r w:rsidR="00B77347" w:rsidRPr="00042415">
          <w:rPr>
            <w:rFonts w:ascii="Cambria" w:hAnsi="Cambria"/>
            <w:b/>
            <w:sz w:val="20"/>
            <w:szCs w:val="20"/>
          </w:rPr>
          <w:fldChar w:fldCharType="begin"/>
        </w:r>
        <w:r w:rsidR="00B77347" w:rsidRPr="00042415">
          <w:rPr>
            <w:rFonts w:ascii="Cambria" w:hAnsi="Cambria"/>
            <w:sz w:val="20"/>
            <w:szCs w:val="20"/>
          </w:rPr>
          <w:instrText xml:space="preserve"> MERGEFIELD  Abbr </w:instrText>
        </w:r>
      </w:ins>
      <w:r w:rsidR="00B77347" w:rsidRPr="00042415">
        <w:rPr>
          <w:rFonts w:ascii="Cambria" w:hAnsi="Cambria"/>
          <w:b/>
          <w:sz w:val="20"/>
          <w:szCs w:val="20"/>
        </w:rPr>
        <w:fldChar w:fldCharType="separate"/>
      </w:r>
      <w:ins w:id="81" w:author="Nilkanth Nikam" w:date="2021-03-23T19:28:00Z">
        <w:r w:rsidR="00B77347" w:rsidRPr="00042415">
          <w:rPr>
            <w:rFonts w:ascii="Cambria" w:hAnsi="Cambria"/>
            <w:noProof/>
            <w:sz w:val="20"/>
            <w:szCs w:val="20"/>
          </w:rPr>
          <w:t>«Abbr»</w:t>
        </w:r>
        <w:r w:rsidR="00B77347" w:rsidRPr="00042415">
          <w:rPr>
            <w:rFonts w:ascii="Cambria" w:hAnsi="Cambria"/>
            <w:b/>
            <w:sz w:val="20"/>
            <w:szCs w:val="20"/>
          </w:rPr>
          <w:fldChar w:fldCharType="end"/>
        </w:r>
      </w:ins>
      <w:r w:rsidRPr="00DC59CD">
        <w:rPr>
          <w:rFonts w:ascii="Cambria" w:hAnsi="Cambria" w:cs="Times New Roman"/>
          <w:sz w:val="20"/>
          <w:szCs w:val="20"/>
        </w:rPr>
        <w:t xml:space="preserve"> is bound to perform under this agreement.</w:t>
      </w:r>
    </w:p>
    <w:p w14:paraId="040802E3" w14:textId="77777777" w:rsidR="003F664A" w:rsidRPr="00DC59CD" w:rsidRDefault="003F664A" w:rsidP="003F664A">
      <w:pPr>
        <w:pStyle w:val="Title"/>
        <w:spacing w:line="360" w:lineRule="auto"/>
        <w:jc w:val="both"/>
        <w:rPr>
          <w:rFonts w:ascii="Cambria" w:hAnsi="Cambria" w:cs="Times New Roman"/>
          <w:b/>
          <w:sz w:val="20"/>
          <w:szCs w:val="20"/>
        </w:rPr>
      </w:pPr>
    </w:p>
    <w:p w14:paraId="42637337"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b)</w:t>
      </w:r>
      <w:r w:rsidRPr="00DC59CD">
        <w:rPr>
          <w:rFonts w:ascii="Cambria" w:hAnsi="Cambria" w:cs="Times New Roman"/>
          <w:sz w:val="20"/>
          <w:szCs w:val="20"/>
        </w:rPr>
        <w:tab/>
        <w:t>The Employee’s services will be provided in a timely and professional manner and in accordance with the time schedules reasonably stipulated by the Company. The Employee’s services should confirm to the standards generally observed in the industry for similar services and will be provided with reasonable skill and care;</w:t>
      </w:r>
    </w:p>
    <w:p w14:paraId="7C47DA05" w14:textId="77777777" w:rsidR="003F664A" w:rsidRPr="00DC59CD" w:rsidRDefault="003F664A" w:rsidP="003F664A">
      <w:pPr>
        <w:pStyle w:val="Title"/>
        <w:spacing w:line="360" w:lineRule="auto"/>
        <w:jc w:val="both"/>
        <w:rPr>
          <w:rFonts w:ascii="Cambria" w:hAnsi="Cambria" w:cs="Times New Roman"/>
          <w:b/>
          <w:sz w:val="20"/>
          <w:szCs w:val="20"/>
        </w:rPr>
      </w:pPr>
    </w:p>
    <w:p w14:paraId="6B83F83C"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c)</w:t>
      </w:r>
      <w:r w:rsidRPr="00DC59CD">
        <w:rPr>
          <w:rFonts w:ascii="Cambria" w:hAnsi="Cambria" w:cs="Times New Roman"/>
          <w:sz w:val="20"/>
          <w:szCs w:val="20"/>
        </w:rPr>
        <w:tab/>
        <w:t>The Employee will not, without the prior written consent of the Company, accept any commission, or salary or gift or other financial or material benefit or inducement from any customers, suppliers, consultants, or vendors past, existing or potential.</w:t>
      </w:r>
    </w:p>
    <w:p w14:paraId="40D710E8" w14:textId="77777777" w:rsidR="003F664A" w:rsidRPr="00DC59CD" w:rsidRDefault="003F664A" w:rsidP="003F664A">
      <w:pPr>
        <w:pStyle w:val="Title"/>
        <w:spacing w:line="360" w:lineRule="auto"/>
        <w:jc w:val="both"/>
        <w:rPr>
          <w:rFonts w:ascii="Cambria" w:hAnsi="Cambria" w:cs="Times New Roman"/>
          <w:b/>
          <w:sz w:val="20"/>
          <w:szCs w:val="20"/>
        </w:rPr>
      </w:pPr>
    </w:p>
    <w:p w14:paraId="15B0588B"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d)</w:t>
      </w:r>
      <w:r w:rsidRPr="00DC59CD">
        <w:rPr>
          <w:rFonts w:ascii="Cambria" w:hAnsi="Cambria" w:cs="Times New Roman"/>
          <w:sz w:val="20"/>
          <w:szCs w:val="20"/>
        </w:rPr>
        <w:tab/>
        <w:t xml:space="preserve">The Employee will not distribute unwarranted copies of Company’s proprietary software, employer’s proprietary databases to any of Company’s Supplier/sub- contractor/consultants/customers, potential customers or any outside party.  Source code of any of Company’s proprietary software will not be in possession of the Employee.  Employee shall not directly or indirectly engage in transfer of technical know-how in the area of US Real Estate Valuation, Mortgage Due Diligence, Underwriting, Audit services, Pre and Post Close QC, Servicing Review/QC, Credit and Compliance, Bankruptcy, Servicing Oversight and Staffing Services, Tax and Title Services (Title search, Title commitment, Examination, Tax calling, Final &amp; Short form policy, Loan payoff etc.), Appraisal QC, Appraisal Management Services, and other mortgage related fulfillment services,), title insurance, logistics outsourcing, financial and health care, freight invoice processing and accounts payable services, Real Estate Appraisal related back-office services such as </w:t>
      </w:r>
      <w:r w:rsidRPr="00DC59CD">
        <w:rPr>
          <w:rFonts w:ascii="Cambria" w:hAnsi="Cambria" w:cs="Times New Roman"/>
          <w:sz w:val="20"/>
          <w:szCs w:val="20"/>
        </w:rPr>
        <w:lastRenderedPageBreak/>
        <w:t>Appraisal Clerical Review (QC), Vendor Sign-up, BPO Review, Desktop Review, Reconciliation and Logistics related back office services such as Contract Management, Lead Generation, Track and Trace, ISF/POD entry etc</w:t>
      </w:r>
      <w:r>
        <w:rPr>
          <w:rFonts w:ascii="Cambria" w:hAnsi="Cambria" w:cs="Times New Roman"/>
          <w:sz w:val="20"/>
          <w:szCs w:val="20"/>
        </w:rPr>
        <w:t>.</w:t>
      </w:r>
      <w:r w:rsidRPr="00DC59CD">
        <w:rPr>
          <w:rFonts w:ascii="Cambria" w:hAnsi="Cambria" w:cs="Times New Roman"/>
          <w:sz w:val="20"/>
          <w:szCs w:val="20"/>
        </w:rPr>
        <w:t>, conversion methods to any third company or person.</w:t>
      </w:r>
    </w:p>
    <w:p w14:paraId="2941922E" w14:textId="77777777" w:rsidR="003F664A" w:rsidRPr="00DC59CD" w:rsidRDefault="003F664A" w:rsidP="003F664A">
      <w:pPr>
        <w:pStyle w:val="Title"/>
        <w:spacing w:line="360" w:lineRule="auto"/>
        <w:jc w:val="both"/>
        <w:rPr>
          <w:rFonts w:ascii="Cambria" w:hAnsi="Cambria" w:cs="Times New Roman"/>
          <w:b/>
          <w:sz w:val="20"/>
          <w:szCs w:val="20"/>
        </w:rPr>
      </w:pPr>
    </w:p>
    <w:p w14:paraId="5391C5B4" w14:textId="24BDEFA3" w:rsidR="003F664A" w:rsidRPr="00DC59CD" w:rsidRDefault="003F664A" w:rsidP="003F664A">
      <w:pPr>
        <w:pStyle w:val="Title"/>
        <w:spacing w:line="360" w:lineRule="auto"/>
        <w:jc w:val="both"/>
        <w:rPr>
          <w:rFonts w:ascii="Cambria" w:hAnsi="Cambria" w:cs="Times New Roman"/>
          <w:sz w:val="20"/>
          <w:szCs w:val="20"/>
        </w:rPr>
      </w:pPr>
      <w:r w:rsidRPr="00DC59CD">
        <w:rPr>
          <w:rFonts w:ascii="Cambria" w:hAnsi="Cambria" w:cs="Times New Roman"/>
          <w:sz w:val="20"/>
          <w:szCs w:val="20"/>
        </w:rPr>
        <w:t>e)</w:t>
      </w:r>
      <w:r w:rsidRPr="00DC59CD">
        <w:rPr>
          <w:rFonts w:ascii="Cambria" w:hAnsi="Cambria" w:cs="Times New Roman"/>
          <w:sz w:val="20"/>
          <w:szCs w:val="20"/>
        </w:rPr>
        <w:tab/>
        <w:t xml:space="preserve">The Employee by virtue of entering into this agreement is and will not be, in breach of any express or implied obligation to any </w:t>
      </w:r>
      <w:proofErr w:type="gramStart"/>
      <w:r w:rsidRPr="00DC59CD">
        <w:rPr>
          <w:rFonts w:ascii="Cambria" w:hAnsi="Cambria" w:cs="Times New Roman"/>
          <w:sz w:val="20"/>
          <w:szCs w:val="20"/>
        </w:rPr>
        <w:t>third party</w:t>
      </w:r>
      <w:proofErr w:type="gramEnd"/>
      <w:r w:rsidRPr="00DC59CD">
        <w:rPr>
          <w:rFonts w:ascii="Cambria" w:hAnsi="Cambria" w:cs="Times New Roman"/>
          <w:sz w:val="20"/>
          <w:szCs w:val="20"/>
        </w:rPr>
        <w:t xml:space="preserve"> binding upon </w:t>
      </w:r>
      <w:bookmarkStart w:id="82" w:name="_Hlk190170637"/>
      <w:ins w:id="83" w:author="Nilkanth Nikam" w:date="2021-03-23T19:28:00Z">
        <w:r w:rsidR="00C46F72">
          <w:rPr>
            <w:rFonts w:ascii="Cambria" w:hAnsi="Cambria" w:cs="Times New Roman"/>
            <w:b/>
            <w:sz w:val="20"/>
            <w:szCs w:val="20"/>
          </w:rPr>
          <w:fldChar w:fldCharType="begin"/>
        </w:r>
        <w:r w:rsidR="00C46F72">
          <w:rPr>
            <w:rFonts w:ascii="Cambria" w:hAnsi="Cambria" w:cs="Times New Roman"/>
            <w:sz w:val="20"/>
            <w:szCs w:val="20"/>
          </w:rPr>
          <w:instrText xml:space="preserve"> MERGEFIELD  Gender2 </w:instrText>
        </w:r>
      </w:ins>
      <w:r w:rsidR="00C46F72">
        <w:rPr>
          <w:rFonts w:ascii="Cambria" w:hAnsi="Cambria" w:cs="Times New Roman"/>
          <w:b/>
          <w:sz w:val="20"/>
          <w:szCs w:val="20"/>
        </w:rPr>
        <w:fldChar w:fldCharType="separate"/>
      </w:r>
      <w:ins w:id="84" w:author="Nilkanth Nikam" w:date="2021-03-23T19:28:00Z">
        <w:r w:rsidR="00C46F72">
          <w:rPr>
            <w:rFonts w:ascii="Cambria" w:hAnsi="Cambria" w:cs="Times New Roman"/>
            <w:noProof/>
            <w:sz w:val="20"/>
            <w:szCs w:val="20"/>
          </w:rPr>
          <w:t>«Gender2»</w:t>
        </w:r>
        <w:r w:rsidR="00C46F72">
          <w:rPr>
            <w:rFonts w:ascii="Cambria" w:hAnsi="Cambria" w:cs="Times New Roman"/>
            <w:b/>
            <w:sz w:val="20"/>
            <w:szCs w:val="20"/>
          </w:rPr>
          <w:fldChar w:fldCharType="end"/>
        </w:r>
      </w:ins>
      <w:bookmarkEnd w:id="82"/>
      <w:r w:rsidR="00C46F72" w:rsidRPr="00DC59CD">
        <w:rPr>
          <w:rFonts w:ascii="Cambria" w:hAnsi="Cambria" w:cs="Times New Roman"/>
          <w:sz w:val="20"/>
          <w:szCs w:val="20"/>
        </w:rPr>
        <w:t>.</w:t>
      </w:r>
      <w:r w:rsidRPr="00DC59CD">
        <w:rPr>
          <w:rFonts w:ascii="Cambria" w:hAnsi="Cambria" w:cs="Times New Roman"/>
          <w:sz w:val="20"/>
          <w:szCs w:val="20"/>
        </w:rPr>
        <w:t xml:space="preserve">. </w:t>
      </w:r>
    </w:p>
    <w:p w14:paraId="1A5A5FD0" w14:textId="77777777" w:rsidR="003F664A" w:rsidRPr="00DC59CD" w:rsidRDefault="003F664A" w:rsidP="003F664A">
      <w:pPr>
        <w:pStyle w:val="Title"/>
        <w:spacing w:line="360" w:lineRule="auto"/>
        <w:jc w:val="both"/>
        <w:rPr>
          <w:rFonts w:ascii="Cambria" w:hAnsi="Cambria" w:cs="Times New Roman"/>
          <w:b/>
          <w:sz w:val="20"/>
          <w:szCs w:val="20"/>
        </w:rPr>
      </w:pPr>
    </w:p>
    <w:p w14:paraId="181A64BD" w14:textId="42BF7326"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f)</w:t>
      </w:r>
      <w:r w:rsidRPr="00DC59CD">
        <w:rPr>
          <w:rFonts w:ascii="Cambria" w:hAnsi="Cambria" w:cs="Times New Roman"/>
          <w:sz w:val="20"/>
          <w:szCs w:val="20"/>
        </w:rPr>
        <w:tab/>
        <w:t xml:space="preserve">The Employee covenants with the Company that </w:t>
      </w:r>
      <w:ins w:id="85" w:author="Nilkanth Nikam" w:date="2021-03-23T19:28:00Z">
        <w:r w:rsidR="00ED0ED2">
          <w:rPr>
            <w:rFonts w:ascii="Cambria" w:hAnsi="Cambria" w:cs="Times New Roman"/>
            <w:b/>
            <w:sz w:val="20"/>
            <w:szCs w:val="20"/>
          </w:rPr>
          <w:fldChar w:fldCharType="begin"/>
        </w:r>
        <w:r w:rsidR="00ED0ED2">
          <w:rPr>
            <w:rFonts w:ascii="Cambria" w:hAnsi="Cambria" w:cs="Times New Roman"/>
            <w:sz w:val="20"/>
            <w:szCs w:val="20"/>
          </w:rPr>
          <w:instrText xml:space="preserve"> MERGEFIELD  Abbr </w:instrText>
        </w:r>
      </w:ins>
      <w:r w:rsidR="00ED0ED2">
        <w:rPr>
          <w:rFonts w:ascii="Cambria" w:hAnsi="Cambria" w:cs="Times New Roman"/>
          <w:b/>
          <w:sz w:val="20"/>
          <w:szCs w:val="20"/>
        </w:rPr>
        <w:fldChar w:fldCharType="separate"/>
      </w:r>
      <w:ins w:id="86" w:author="Nilkanth Nikam" w:date="2021-03-23T19:28:00Z">
        <w:r w:rsidR="00ED0ED2">
          <w:rPr>
            <w:rFonts w:ascii="Cambria" w:hAnsi="Cambria" w:cs="Times New Roman"/>
            <w:noProof/>
            <w:sz w:val="20"/>
            <w:szCs w:val="20"/>
          </w:rPr>
          <w:t>«Abbr»</w:t>
        </w:r>
        <w:r w:rsidR="00ED0ED2">
          <w:rPr>
            <w:rFonts w:ascii="Cambria" w:hAnsi="Cambria" w:cs="Times New Roman"/>
            <w:b/>
            <w:sz w:val="20"/>
            <w:szCs w:val="20"/>
          </w:rPr>
          <w:fldChar w:fldCharType="end"/>
        </w:r>
      </w:ins>
      <w:r w:rsidR="00ED0ED2">
        <w:rPr>
          <w:rFonts w:ascii="Cambria" w:hAnsi="Cambria" w:cs="Times New Roman"/>
          <w:b/>
          <w:sz w:val="20"/>
          <w:szCs w:val="20"/>
        </w:rPr>
        <w:t xml:space="preserve"> </w:t>
      </w:r>
      <w:r w:rsidRPr="00DC59CD">
        <w:rPr>
          <w:rFonts w:ascii="Cambria" w:hAnsi="Cambria" w:cs="Times New Roman"/>
          <w:sz w:val="20"/>
          <w:szCs w:val="20"/>
        </w:rPr>
        <w:t xml:space="preserve">shall render </w:t>
      </w:r>
      <w:ins w:id="87" w:author="Nilkanth Nikam" w:date="2021-03-23T19:21:00Z">
        <w:r w:rsidR="000016D5">
          <w:rPr>
            <w:rFonts w:ascii="Cambria" w:hAnsi="Cambria" w:cs="Times New Roman"/>
            <w:b/>
            <w:sz w:val="20"/>
            <w:szCs w:val="20"/>
          </w:rPr>
          <w:fldChar w:fldCharType="begin"/>
        </w:r>
        <w:r w:rsidR="000016D5">
          <w:rPr>
            <w:rFonts w:ascii="Cambria" w:hAnsi="Cambria" w:cs="Times New Roman"/>
            <w:sz w:val="20"/>
            <w:szCs w:val="20"/>
          </w:rPr>
          <w:instrText xml:space="preserve"> MERGEFIELD  Gender </w:instrText>
        </w:r>
        <w:r w:rsidR="000016D5">
          <w:rPr>
            <w:rFonts w:ascii="Cambria" w:hAnsi="Cambria" w:cs="Times New Roman"/>
            <w:b/>
            <w:sz w:val="20"/>
            <w:szCs w:val="20"/>
          </w:rPr>
          <w:fldChar w:fldCharType="separate"/>
        </w:r>
        <w:r w:rsidR="000016D5">
          <w:rPr>
            <w:rFonts w:ascii="Cambria" w:hAnsi="Cambria" w:cs="Times New Roman"/>
            <w:noProof/>
            <w:sz w:val="20"/>
            <w:szCs w:val="20"/>
          </w:rPr>
          <w:t>«Gender»</w:t>
        </w:r>
        <w:r w:rsidR="000016D5">
          <w:rPr>
            <w:rFonts w:ascii="Cambria" w:hAnsi="Cambria" w:cs="Times New Roman"/>
            <w:b/>
            <w:sz w:val="20"/>
            <w:szCs w:val="20"/>
          </w:rPr>
          <w:fldChar w:fldCharType="end"/>
        </w:r>
      </w:ins>
      <w:r w:rsidR="000016D5">
        <w:rPr>
          <w:rFonts w:ascii="Cambria" w:hAnsi="Cambria" w:cs="Times New Roman"/>
          <w:b/>
          <w:sz w:val="20"/>
          <w:szCs w:val="20"/>
        </w:rPr>
        <w:t xml:space="preserve"> </w:t>
      </w:r>
      <w:r w:rsidRPr="00DC59CD">
        <w:rPr>
          <w:rFonts w:ascii="Cambria" w:hAnsi="Cambria" w:cs="Times New Roman"/>
          <w:sz w:val="20"/>
          <w:szCs w:val="20"/>
        </w:rPr>
        <w:t xml:space="preserve">services and perform the work entrusted to </w:t>
      </w:r>
      <w:ins w:id="88" w:author="Nilkanth Nikam" w:date="2021-03-23T19:21:00Z">
        <w:r w:rsidR="00681844">
          <w:rPr>
            <w:rFonts w:ascii="Cambria" w:hAnsi="Cambria" w:cs="Times New Roman"/>
            <w:b/>
            <w:sz w:val="20"/>
            <w:szCs w:val="20"/>
          </w:rPr>
          <w:fldChar w:fldCharType="begin"/>
        </w:r>
        <w:r w:rsidR="00681844">
          <w:rPr>
            <w:rFonts w:ascii="Cambria" w:hAnsi="Cambria" w:cs="Times New Roman"/>
            <w:sz w:val="20"/>
            <w:szCs w:val="20"/>
          </w:rPr>
          <w:instrText xml:space="preserve"> MERGEFIELD  Gender </w:instrText>
        </w:r>
        <w:r w:rsidR="00681844">
          <w:rPr>
            <w:rFonts w:ascii="Cambria" w:hAnsi="Cambria" w:cs="Times New Roman"/>
            <w:b/>
            <w:sz w:val="20"/>
            <w:szCs w:val="20"/>
          </w:rPr>
          <w:fldChar w:fldCharType="separate"/>
        </w:r>
        <w:r w:rsidR="00681844">
          <w:rPr>
            <w:rFonts w:ascii="Cambria" w:hAnsi="Cambria" w:cs="Times New Roman"/>
            <w:noProof/>
            <w:sz w:val="20"/>
            <w:szCs w:val="20"/>
          </w:rPr>
          <w:t>«Gender»</w:t>
        </w:r>
        <w:r w:rsidR="00681844">
          <w:rPr>
            <w:rFonts w:ascii="Cambria" w:hAnsi="Cambria" w:cs="Times New Roman"/>
            <w:b/>
            <w:sz w:val="20"/>
            <w:szCs w:val="20"/>
          </w:rPr>
          <w:fldChar w:fldCharType="end"/>
        </w:r>
      </w:ins>
      <w:r w:rsidRPr="00DC59CD">
        <w:rPr>
          <w:rFonts w:ascii="Cambria" w:hAnsi="Cambria" w:cs="Times New Roman"/>
          <w:sz w:val="20"/>
          <w:szCs w:val="20"/>
        </w:rPr>
        <w:t xml:space="preserve"> from time to time with the best of </w:t>
      </w:r>
      <w:ins w:id="89" w:author="Nilkanth Nikam" w:date="2021-03-23T19:21:00Z">
        <w:r w:rsidR="00064A81">
          <w:rPr>
            <w:rFonts w:ascii="Cambria" w:hAnsi="Cambria" w:cs="Times New Roman"/>
            <w:b/>
            <w:sz w:val="20"/>
            <w:szCs w:val="20"/>
          </w:rPr>
          <w:fldChar w:fldCharType="begin"/>
        </w:r>
        <w:r w:rsidR="00064A81">
          <w:rPr>
            <w:rFonts w:ascii="Cambria" w:hAnsi="Cambria" w:cs="Times New Roman"/>
            <w:sz w:val="20"/>
            <w:szCs w:val="20"/>
          </w:rPr>
          <w:instrText xml:space="preserve"> MERGEFIELD  Gender </w:instrText>
        </w:r>
        <w:r w:rsidR="00064A81">
          <w:rPr>
            <w:rFonts w:ascii="Cambria" w:hAnsi="Cambria" w:cs="Times New Roman"/>
            <w:b/>
            <w:sz w:val="20"/>
            <w:szCs w:val="20"/>
          </w:rPr>
          <w:fldChar w:fldCharType="separate"/>
        </w:r>
        <w:r w:rsidR="00064A81">
          <w:rPr>
            <w:rFonts w:ascii="Cambria" w:hAnsi="Cambria" w:cs="Times New Roman"/>
            <w:noProof/>
            <w:sz w:val="20"/>
            <w:szCs w:val="20"/>
          </w:rPr>
          <w:t>«Gender»</w:t>
        </w:r>
        <w:r w:rsidR="00064A81">
          <w:rPr>
            <w:rFonts w:ascii="Cambria" w:hAnsi="Cambria" w:cs="Times New Roman"/>
            <w:b/>
            <w:sz w:val="20"/>
            <w:szCs w:val="20"/>
          </w:rPr>
          <w:fldChar w:fldCharType="end"/>
        </w:r>
      </w:ins>
      <w:r w:rsidR="00D8146B">
        <w:rPr>
          <w:rFonts w:ascii="Cambria" w:hAnsi="Cambria" w:cs="Times New Roman"/>
          <w:b/>
          <w:sz w:val="20"/>
          <w:szCs w:val="20"/>
        </w:rPr>
        <w:t xml:space="preserve"> </w:t>
      </w:r>
      <w:r w:rsidRPr="00DC59CD">
        <w:rPr>
          <w:rFonts w:ascii="Cambria" w:hAnsi="Cambria" w:cs="Times New Roman"/>
          <w:sz w:val="20"/>
          <w:szCs w:val="20"/>
        </w:rPr>
        <w:t xml:space="preserve">skill and efficiency and follow </w:t>
      </w:r>
      <w:r w:rsidRPr="0034334F">
        <w:rPr>
          <w:rFonts w:ascii="Cambria" w:hAnsi="Cambria" w:cs="Times New Roman"/>
          <w:sz w:val="20"/>
          <w:szCs w:val="20"/>
        </w:rPr>
        <w:t>the rules and regulations of the Company in force from time to time.</w:t>
      </w:r>
    </w:p>
    <w:p w14:paraId="479766A6" w14:textId="77777777" w:rsidR="003F664A" w:rsidRPr="00DC59CD" w:rsidRDefault="003F664A" w:rsidP="003F664A">
      <w:pPr>
        <w:spacing w:line="360" w:lineRule="auto"/>
        <w:jc w:val="both"/>
        <w:rPr>
          <w:rFonts w:ascii="Cambria" w:eastAsia="SimSun" w:hAnsi="Cambria"/>
          <w:bCs/>
          <w:sz w:val="20"/>
          <w:szCs w:val="20"/>
          <w:lang w:eastAsia="zh-CN"/>
        </w:rPr>
      </w:pPr>
    </w:p>
    <w:p w14:paraId="1649CCCB" w14:textId="6B6895F3" w:rsidR="003F664A" w:rsidRPr="00DC59CD" w:rsidRDefault="003F664A" w:rsidP="003F664A">
      <w:pPr>
        <w:spacing w:line="360" w:lineRule="auto"/>
        <w:jc w:val="both"/>
        <w:rPr>
          <w:rFonts w:ascii="Cambria" w:eastAsia="SimSun" w:hAnsi="Cambria"/>
          <w:sz w:val="20"/>
          <w:szCs w:val="20"/>
          <w:lang w:eastAsia="zh-CN"/>
        </w:rPr>
      </w:pPr>
      <w:r w:rsidRPr="00DC59CD">
        <w:rPr>
          <w:rFonts w:ascii="Cambria" w:eastAsia="SimSun" w:hAnsi="Cambria"/>
          <w:bCs/>
          <w:sz w:val="20"/>
          <w:szCs w:val="20"/>
          <w:lang w:eastAsia="zh-CN"/>
        </w:rPr>
        <w:t xml:space="preserve">g) </w:t>
      </w:r>
      <w:r w:rsidRPr="00DC59CD">
        <w:rPr>
          <w:rFonts w:ascii="Cambria" w:eastAsia="SimSun" w:hAnsi="Cambria"/>
          <w:bCs/>
          <w:sz w:val="20"/>
          <w:szCs w:val="20"/>
          <w:lang w:eastAsia="zh-CN"/>
        </w:rPr>
        <w:tab/>
        <w:t xml:space="preserve">The Employee hereby undertake that </w:t>
      </w:r>
      <w:ins w:id="90" w:author="Nilkanth Nikam" w:date="2021-03-23T19:28:00Z">
        <w:r w:rsidR="00D80829">
          <w:rPr>
            <w:rFonts w:ascii="Cambria" w:hAnsi="Cambria"/>
            <w:b/>
            <w:sz w:val="20"/>
            <w:szCs w:val="20"/>
          </w:rPr>
          <w:fldChar w:fldCharType="begin"/>
        </w:r>
        <w:r w:rsidR="00D80829">
          <w:rPr>
            <w:rFonts w:ascii="Cambria" w:hAnsi="Cambria"/>
            <w:sz w:val="20"/>
            <w:szCs w:val="20"/>
          </w:rPr>
          <w:instrText xml:space="preserve"> MERGEFIELD  Abbr </w:instrText>
        </w:r>
      </w:ins>
      <w:r w:rsidR="00D80829">
        <w:rPr>
          <w:rFonts w:ascii="Cambria" w:hAnsi="Cambria"/>
          <w:b/>
          <w:sz w:val="20"/>
          <w:szCs w:val="20"/>
        </w:rPr>
        <w:fldChar w:fldCharType="separate"/>
      </w:r>
      <w:ins w:id="91" w:author="Nilkanth Nikam" w:date="2021-03-23T19:28:00Z">
        <w:r w:rsidR="00D80829">
          <w:rPr>
            <w:rFonts w:ascii="Cambria" w:hAnsi="Cambria"/>
            <w:noProof/>
            <w:sz w:val="20"/>
            <w:szCs w:val="20"/>
          </w:rPr>
          <w:t>«Abbr»</w:t>
        </w:r>
        <w:r w:rsidR="00D80829">
          <w:rPr>
            <w:rFonts w:ascii="Cambria" w:hAnsi="Cambria"/>
            <w:b/>
            <w:sz w:val="20"/>
            <w:szCs w:val="20"/>
          </w:rPr>
          <w:fldChar w:fldCharType="end"/>
        </w:r>
      </w:ins>
      <w:r w:rsidR="00D80829">
        <w:rPr>
          <w:rFonts w:ascii="Cambria" w:hAnsi="Cambria"/>
          <w:b/>
          <w:sz w:val="20"/>
          <w:szCs w:val="20"/>
        </w:rPr>
        <w:t xml:space="preserve"> </w:t>
      </w:r>
      <w:r w:rsidRPr="00DC59CD">
        <w:rPr>
          <w:rFonts w:ascii="Cambria" w:eastAsia="SimSun" w:hAnsi="Cambria"/>
          <w:bCs/>
          <w:sz w:val="20"/>
          <w:szCs w:val="20"/>
          <w:lang w:eastAsia="zh-CN"/>
        </w:rPr>
        <w:t xml:space="preserve">shall not reveal the name of the Company and/or any other name of the sister concerns of the Company and/or the details of the work through any media such as Internet and printing media while working with the Company. The Employee further undertake that </w:t>
      </w:r>
      <w:ins w:id="92" w:author="Nilkanth Nikam" w:date="2021-03-23T19:28:00Z">
        <w:r w:rsidR="00D80829">
          <w:rPr>
            <w:rFonts w:ascii="Cambria" w:hAnsi="Cambria"/>
            <w:b/>
            <w:sz w:val="20"/>
            <w:szCs w:val="20"/>
          </w:rPr>
          <w:fldChar w:fldCharType="begin"/>
        </w:r>
        <w:r w:rsidR="00D80829">
          <w:rPr>
            <w:rFonts w:ascii="Cambria" w:hAnsi="Cambria"/>
            <w:sz w:val="20"/>
            <w:szCs w:val="20"/>
          </w:rPr>
          <w:instrText xml:space="preserve"> MERGEFIELD  Abbr </w:instrText>
        </w:r>
      </w:ins>
      <w:r w:rsidR="00D80829">
        <w:rPr>
          <w:rFonts w:ascii="Cambria" w:hAnsi="Cambria"/>
          <w:b/>
          <w:sz w:val="20"/>
          <w:szCs w:val="20"/>
        </w:rPr>
        <w:fldChar w:fldCharType="separate"/>
      </w:r>
      <w:ins w:id="93" w:author="Nilkanth Nikam" w:date="2021-03-23T19:28:00Z">
        <w:r w:rsidR="00D80829">
          <w:rPr>
            <w:rFonts w:ascii="Cambria" w:hAnsi="Cambria"/>
            <w:noProof/>
            <w:sz w:val="20"/>
            <w:szCs w:val="20"/>
          </w:rPr>
          <w:t>«Abbr»</w:t>
        </w:r>
        <w:r w:rsidR="00D80829">
          <w:rPr>
            <w:rFonts w:ascii="Cambria" w:hAnsi="Cambria"/>
            <w:b/>
            <w:sz w:val="20"/>
            <w:szCs w:val="20"/>
          </w:rPr>
          <w:fldChar w:fldCharType="end"/>
        </w:r>
      </w:ins>
      <w:r w:rsidR="00D80829">
        <w:rPr>
          <w:rFonts w:ascii="Cambria" w:hAnsi="Cambria"/>
          <w:b/>
          <w:sz w:val="20"/>
          <w:szCs w:val="20"/>
        </w:rPr>
        <w:t xml:space="preserve"> </w:t>
      </w:r>
      <w:r w:rsidRPr="00DC59CD">
        <w:rPr>
          <w:rFonts w:ascii="Cambria" w:eastAsia="SimSun" w:hAnsi="Cambria"/>
          <w:bCs/>
          <w:sz w:val="20"/>
          <w:szCs w:val="20"/>
          <w:lang w:eastAsia="zh-CN"/>
        </w:rPr>
        <w:t xml:space="preserve">shall not use the name Infinity or any other name of the sister concerns of the Company for any purpose whatsoever other than for the benefit of the Company. The Employee further undertake that </w:t>
      </w:r>
      <w:ins w:id="94" w:author="Nilkanth Nikam" w:date="2021-03-23T19:28:00Z">
        <w:r w:rsidR="00D80829">
          <w:rPr>
            <w:rFonts w:ascii="Cambria" w:hAnsi="Cambria"/>
            <w:b/>
            <w:sz w:val="20"/>
            <w:szCs w:val="20"/>
          </w:rPr>
          <w:fldChar w:fldCharType="begin"/>
        </w:r>
        <w:r w:rsidR="00D80829">
          <w:rPr>
            <w:rFonts w:ascii="Cambria" w:hAnsi="Cambria"/>
            <w:sz w:val="20"/>
            <w:szCs w:val="20"/>
          </w:rPr>
          <w:instrText xml:space="preserve"> MERGEFIELD  Abbr </w:instrText>
        </w:r>
      </w:ins>
      <w:r w:rsidR="00D80829">
        <w:rPr>
          <w:rFonts w:ascii="Cambria" w:hAnsi="Cambria"/>
          <w:b/>
          <w:sz w:val="20"/>
          <w:szCs w:val="20"/>
        </w:rPr>
        <w:fldChar w:fldCharType="separate"/>
      </w:r>
      <w:ins w:id="95" w:author="Nilkanth Nikam" w:date="2021-03-23T19:28:00Z">
        <w:r w:rsidR="00D80829">
          <w:rPr>
            <w:rFonts w:ascii="Cambria" w:hAnsi="Cambria"/>
            <w:noProof/>
            <w:sz w:val="20"/>
            <w:szCs w:val="20"/>
          </w:rPr>
          <w:t>«Abbr»</w:t>
        </w:r>
        <w:r w:rsidR="00D80829">
          <w:rPr>
            <w:rFonts w:ascii="Cambria" w:hAnsi="Cambria"/>
            <w:b/>
            <w:sz w:val="20"/>
            <w:szCs w:val="20"/>
          </w:rPr>
          <w:fldChar w:fldCharType="end"/>
        </w:r>
      </w:ins>
      <w:r w:rsidR="00D80829">
        <w:rPr>
          <w:rFonts w:ascii="Cambria" w:hAnsi="Cambria"/>
          <w:b/>
          <w:sz w:val="20"/>
          <w:szCs w:val="20"/>
        </w:rPr>
        <w:t xml:space="preserve"> </w:t>
      </w:r>
      <w:r w:rsidRPr="00DC59CD">
        <w:rPr>
          <w:rFonts w:ascii="Cambria" w:eastAsia="SimSun" w:hAnsi="Cambria"/>
          <w:bCs/>
          <w:sz w:val="20"/>
          <w:szCs w:val="20"/>
          <w:lang w:eastAsia="zh-CN"/>
        </w:rPr>
        <w:t xml:space="preserve">will not disclose the name of the Company and/or other name of the sister concerns and the work profile/ job profile in </w:t>
      </w:r>
      <w:ins w:id="96" w:author="Nilkanth Nikam" w:date="2021-03-23T19:28:00Z">
        <w:r>
          <w:rPr>
            <w:rFonts w:ascii="Cambria" w:hAnsi="Cambria"/>
            <w:b/>
            <w:sz w:val="20"/>
            <w:szCs w:val="20"/>
          </w:rPr>
          <w:fldChar w:fldCharType="begin"/>
        </w:r>
        <w:r>
          <w:rPr>
            <w:rFonts w:ascii="Cambria" w:hAnsi="Cambria"/>
            <w:sz w:val="20"/>
            <w:szCs w:val="20"/>
          </w:rPr>
          <w:instrText xml:space="preserve"> MERGEFIELD  Gender2 </w:instrText>
        </w:r>
      </w:ins>
      <w:r>
        <w:rPr>
          <w:rFonts w:ascii="Cambria" w:hAnsi="Cambria"/>
          <w:b/>
          <w:sz w:val="20"/>
          <w:szCs w:val="20"/>
        </w:rPr>
        <w:fldChar w:fldCharType="separate"/>
      </w:r>
      <w:ins w:id="97" w:author="Nilkanth Nikam" w:date="2021-03-23T19:28:00Z">
        <w:r>
          <w:rPr>
            <w:rFonts w:ascii="Cambria" w:hAnsi="Cambria"/>
            <w:noProof/>
            <w:sz w:val="20"/>
            <w:szCs w:val="20"/>
          </w:rPr>
          <w:t>her</w:t>
        </w:r>
        <w:r>
          <w:rPr>
            <w:rFonts w:ascii="Cambria" w:hAnsi="Cambria"/>
            <w:b/>
            <w:sz w:val="20"/>
            <w:szCs w:val="20"/>
          </w:rPr>
          <w:fldChar w:fldCharType="end"/>
        </w:r>
      </w:ins>
      <w:r w:rsidRPr="00DC59CD">
        <w:rPr>
          <w:rFonts w:ascii="Cambria" w:eastAsia="SimSun" w:hAnsi="Cambria"/>
          <w:bCs/>
          <w:sz w:val="20"/>
          <w:szCs w:val="20"/>
          <w:lang w:eastAsia="zh-CN"/>
        </w:rPr>
        <w:t xml:space="preserve"> resume/bio-data while working with the Company. </w:t>
      </w:r>
    </w:p>
    <w:p w14:paraId="28423D19" w14:textId="77777777" w:rsidR="003F664A" w:rsidRDefault="003F664A" w:rsidP="003F664A">
      <w:pPr>
        <w:pStyle w:val="Title"/>
        <w:spacing w:line="360" w:lineRule="auto"/>
        <w:jc w:val="both"/>
        <w:rPr>
          <w:rFonts w:ascii="Cambria" w:hAnsi="Cambria" w:cs="Times New Roman"/>
          <w:b/>
          <w:sz w:val="20"/>
          <w:szCs w:val="20"/>
        </w:rPr>
      </w:pPr>
    </w:p>
    <w:p w14:paraId="102EA826" w14:textId="77777777" w:rsidR="003F664A" w:rsidRPr="00DC59CD" w:rsidRDefault="003F664A" w:rsidP="003F664A">
      <w:pPr>
        <w:pStyle w:val="Title"/>
        <w:spacing w:line="360" w:lineRule="auto"/>
        <w:jc w:val="both"/>
        <w:rPr>
          <w:rFonts w:ascii="Cambria" w:hAnsi="Cambria" w:cs="Times New Roman"/>
          <w:b/>
          <w:sz w:val="20"/>
          <w:szCs w:val="20"/>
        </w:rPr>
      </w:pPr>
    </w:p>
    <w:p w14:paraId="68F578E4" w14:textId="77777777" w:rsidR="003F664A" w:rsidRDefault="003F664A" w:rsidP="003F664A">
      <w:pPr>
        <w:pStyle w:val="Title"/>
        <w:spacing w:line="360" w:lineRule="auto"/>
        <w:jc w:val="both"/>
        <w:rPr>
          <w:ins w:id="98" w:author="PLA" w:date="2023-01-04T17:40:00Z"/>
          <w:rFonts w:ascii="Cambria" w:hAnsi="Cambria" w:cs="Times New Roman"/>
          <w:sz w:val="20"/>
          <w:szCs w:val="20"/>
        </w:rPr>
      </w:pPr>
      <w:r>
        <w:rPr>
          <w:rFonts w:ascii="Cambria" w:hAnsi="Cambria" w:cs="Times New Roman"/>
          <w:sz w:val="20"/>
          <w:szCs w:val="20"/>
        </w:rPr>
        <w:t>16</w:t>
      </w:r>
      <w:r w:rsidRPr="00DC59CD">
        <w:rPr>
          <w:rFonts w:ascii="Cambria" w:hAnsi="Cambria" w:cs="Times New Roman"/>
          <w:sz w:val="20"/>
          <w:szCs w:val="20"/>
        </w:rPr>
        <w:t>.</w:t>
      </w:r>
      <w:r w:rsidRPr="00DC59CD">
        <w:rPr>
          <w:rFonts w:ascii="Cambria" w:hAnsi="Cambria" w:cs="Times New Roman"/>
          <w:sz w:val="20"/>
          <w:szCs w:val="20"/>
        </w:rPr>
        <w:tab/>
      </w:r>
      <w:proofErr w:type="gramStart"/>
      <w:r w:rsidRPr="00DC59CD">
        <w:rPr>
          <w:rFonts w:ascii="Cambria" w:hAnsi="Cambria" w:cs="Times New Roman"/>
          <w:sz w:val="20"/>
          <w:szCs w:val="20"/>
        </w:rPr>
        <w:t>NON COMPETE</w:t>
      </w:r>
      <w:proofErr w:type="gramEnd"/>
      <w:r w:rsidRPr="00DC59CD">
        <w:rPr>
          <w:rFonts w:ascii="Cambria" w:hAnsi="Cambria" w:cs="Times New Roman"/>
          <w:sz w:val="20"/>
          <w:szCs w:val="20"/>
        </w:rPr>
        <w:t xml:space="preserve"> AND </w:t>
      </w:r>
      <w:proofErr w:type="gramStart"/>
      <w:r w:rsidRPr="00DC59CD">
        <w:rPr>
          <w:rFonts w:ascii="Cambria" w:hAnsi="Cambria" w:cs="Times New Roman"/>
          <w:sz w:val="20"/>
          <w:szCs w:val="20"/>
        </w:rPr>
        <w:t>NON SOLICITATION</w:t>
      </w:r>
      <w:proofErr w:type="gramEnd"/>
    </w:p>
    <w:p w14:paraId="2C2BC0C9" w14:textId="77777777" w:rsidR="003F664A" w:rsidRDefault="003F664A" w:rsidP="003F664A">
      <w:pPr>
        <w:pStyle w:val="Title"/>
        <w:spacing w:line="360" w:lineRule="auto"/>
        <w:jc w:val="both"/>
        <w:rPr>
          <w:ins w:id="99" w:author="PLA" w:date="2023-01-04T17:40:00Z"/>
          <w:rFonts w:ascii="Cambria" w:hAnsi="Cambria" w:cs="Times New Roman"/>
          <w:b/>
          <w:sz w:val="20"/>
          <w:szCs w:val="20"/>
        </w:rPr>
      </w:pPr>
    </w:p>
    <w:p w14:paraId="258F9F76" w14:textId="77777777" w:rsidR="003F664A" w:rsidRPr="00877CAF" w:rsidRDefault="003F664A" w:rsidP="003F664A">
      <w:pPr>
        <w:pStyle w:val="Title"/>
        <w:spacing w:line="360" w:lineRule="auto"/>
        <w:ind w:left="360" w:hanging="360"/>
        <w:jc w:val="both"/>
        <w:rPr>
          <w:ins w:id="100" w:author="PLA" w:date="2023-01-04T17:40:00Z"/>
          <w:rFonts w:ascii="Cambria" w:eastAsia="SimSun" w:hAnsi="Cambria" w:cs="Times New Roman"/>
          <w:b/>
          <w:sz w:val="20"/>
          <w:szCs w:val="20"/>
          <w:lang w:eastAsia="zh-CN"/>
        </w:rPr>
      </w:pPr>
      <w:ins w:id="101" w:author="PLA" w:date="2023-01-04T17:40:00Z">
        <w:r w:rsidRPr="00877CAF">
          <w:rPr>
            <w:rFonts w:ascii="Cambria" w:eastAsia="SimSun" w:hAnsi="Cambria" w:cs="Times New Roman"/>
            <w:sz w:val="20"/>
            <w:szCs w:val="20"/>
            <w:lang w:eastAsia="zh-CN"/>
          </w:rPr>
          <w:t>16.1</w:t>
        </w:r>
        <w:r w:rsidRPr="00877CAF">
          <w:rPr>
            <w:rFonts w:ascii="Cambria" w:eastAsia="SimSun" w:hAnsi="Cambria" w:cs="Times New Roman"/>
            <w:sz w:val="20"/>
            <w:szCs w:val="20"/>
            <w:lang w:eastAsia="zh-CN"/>
          </w:rPr>
          <w:tab/>
        </w:r>
        <w:r w:rsidRPr="00D6688B">
          <w:rPr>
            <w:rFonts w:ascii="Cambria" w:eastAsia="SimSun" w:hAnsi="Cambria" w:cs="Times New Roman"/>
            <w:sz w:val="20"/>
            <w:szCs w:val="20"/>
            <w:lang w:eastAsia="zh-CN"/>
          </w:rPr>
          <w:t xml:space="preserve">During the subsistence of this agreement and </w:t>
        </w:r>
      </w:ins>
      <w:r w:rsidRPr="00D6688B">
        <w:rPr>
          <w:rFonts w:ascii="Cambria" w:eastAsia="SimSun" w:hAnsi="Cambria" w:cs="Times New Roman"/>
          <w:sz w:val="20"/>
          <w:szCs w:val="20"/>
          <w:lang w:eastAsia="zh-CN"/>
        </w:rPr>
        <w:t>5</w:t>
      </w:r>
      <w:ins w:id="102" w:author="PLA" w:date="2023-01-04T17:40:00Z">
        <w:r w:rsidRPr="00D6688B">
          <w:rPr>
            <w:rFonts w:ascii="Cambria" w:eastAsia="SimSun" w:hAnsi="Cambria" w:cs="Times New Roman"/>
            <w:sz w:val="20"/>
            <w:szCs w:val="20"/>
            <w:lang w:eastAsia="zh-CN"/>
          </w:rPr>
          <w:t xml:space="preserve"> (</w:t>
        </w:r>
      </w:ins>
      <w:r w:rsidRPr="00D6688B">
        <w:rPr>
          <w:rFonts w:ascii="Cambria" w:eastAsia="SimSun" w:hAnsi="Cambria" w:cs="Times New Roman"/>
          <w:sz w:val="20"/>
          <w:szCs w:val="20"/>
          <w:lang w:eastAsia="zh-CN"/>
        </w:rPr>
        <w:t>five</w:t>
      </w:r>
      <w:ins w:id="103" w:author="PLA" w:date="2023-01-04T17:40:00Z">
        <w:r w:rsidRPr="00D6688B">
          <w:rPr>
            <w:rFonts w:ascii="Cambria" w:eastAsia="SimSun" w:hAnsi="Cambria" w:cs="Times New Roman"/>
            <w:sz w:val="20"/>
            <w:szCs w:val="20"/>
            <w:lang w:eastAsia="zh-CN"/>
          </w:rPr>
          <w:t>) years thereafter</w:t>
        </w:r>
        <w:r w:rsidRPr="00877CAF">
          <w:rPr>
            <w:rFonts w:ascii="Cambria" w:eastAsia="SimSun" w:hAnsi="Cambria" w:cs="Times New Roman"/>
            <w:sz w:val="20"/>
            <w:szCs w:val="20"/>
            <w:lang w:eastAsia="zh-CN"/>
          </w:rPr>
          <w:t>, the Employee hereby agrees:</w:t>
        </w:r>
      </w:ins>
      <w:r w:rsidRPr="00D92DFA">
        <w:rPr>
          <w:rFonts w:eastAsia="SimSun" w:cs="Times New Roman"/>
          <w:sz w:val="20"/>
          <w:szCs w:val="20"/>
          <w:lang w:eastAsia="zh-CN"/>
        </w:rPr>
        <w:t xml:space="preserve"> </w:t>
      </w:r>
      <w:r w:rsidRPr="008D673A">
        <w:rPr>
          <w:rFonts w:eastAsia="SimSun" w:cs="Times New Roman"/>
          <w:sz w:val="20"/>
          <w:szCs w:val="20"/>
          <w:lang w:eastAsia="zh-CN"/>
        </w:rPr>
        <w:t xml:space="preserve">either, </w:t>
      </w:r>
      <w:r w:rsidRPr="00D92DFA">
        <w:rPr>
          <w:rFonts w:eastAsia="SimSun" w:cs="Times New Roman"/>
          <w:sz w:val="20"/>
          <w:szCs w:val="20"/>
          <w:lang w:eastAsia="zh-CN"/>
        </w:rPr>
        <w:t xml:space="preserve">directly or indirectly with current </w:t>
      </w:r>
      <w:r w:rsidRPr="00D92DFA">
        <w:rPr>
          <w:rFonts w:cs="Times New Roman"/>
          <w:sz w:val="20"/>
          <w:szCs w:val="20"/>
        </w:rPr>
        <w:t>or any future employees during the time they are working under this employment contract</w:t>
      </w:r>
      <w:r w:rsidRPr="00D92DFA">
        <w:rPr>
          <w:rFonts w:eastAsia="SimSun" w:cs="Times New Roman"/>
          <w:sz w:val="20"/>
          <w:szCs w:val="20"/>
          <w:lang w:eastAsia="zh-CN"/>
        </w:rPr>
        <w:t>:</w:t>
      </w:r>
    </w:p>
    <w:p w14:paraId="11E52D70" w14:textId="77777777" w:rsidR="003F664A" w:rsidRPr="00877CAF" w:rsidRDefault="003F664A" w:rsidP="003F664A">
      <w:pPr>
        <w:pStyle w:val="Title"/>
        <w:spacing w:line="360" w:lineRule="auto"/>
        <w:jc w:val="both"/>
        <w:rPr>
          <w:ins w:id="104" w:author="PLA" w:date="2023-01-04T17:40:00Z"/>
          <w:rFonts w:ascii="Cambria" w:eastAsia="SimSun" w:hAnsi="Cambria" w:cs="Times New Roman"/>
          <w:b/>
          <w:sz w:val="20"/>
          <w:szCs w:val="20"/>
          <w:lang w:eastAsia="zh-CN"/>
        </w:rPr>
      </w:pPr>
    </w:p>
    <w:p w14:paraId="200CE4AD" w14:textId="77777777" w:rsidR="003F664A" w:rsidRPr="00877CAF" w:rsidRDefault="003F664A" w:rsidP="003F664A">
      <w:pPr>
        <w:pStyle w:val="Title"/>
        <w:spacing w:line="360" w:lineRule="auto"/>
        <w:ind w:left="360" w:hanging="360"/>
        <w:jc w:val="both"/>
        <w:rPr>
          <w:ins w:id="105" w:author="PLA" w:date="2023-01-04T17:40:00Z"/>
          <w:rFonts w:ascii="Cambria" w:eastAsia="SimSun" w:hAnsi="Cambria" w:cs="Times New Roman"/>
          <w:b/>
          <w:sz w:val="20"/>
          <w:szCs w:val="20"/>
          <w:lang w:eastAsia="zh-CN"/>
        </w:rPr>
      </w:pPr>
      <w:ins w:id="106" w:author="PLA" w:date="2023-01-04T17:40:00Z">
        <w:r w:rsidRPr="00877CAF">
          <w:rPr>
            <w:rFonts w:ascii="Cambria" w:eastAsia="SimSun" w:hAnsi="Cambria" w:cs="Times New Roman"/>
            <w:sz w:val="20"/>
            <w:szCs w:val="20"/>
            <w:lang w:eastAsia="zh-CN"/>
          </w:rPr>
          <w:t>a)</w:t>
        </w:r>
        <w:r w:rsidRPr="00877CAF">
          <w:rPr>
            <w:rFonts w:ascii="Cambria" w:eastAsia="SimSun" w:hAnsi="Cambria" w:cs="Times New Roman"/>
            <w:sz w:val="20"/>
            <w:szCs w:val="20"/>
            <w:lang w:eastAsia="zh-CN"/>
          </w:rPr>
          <w:tab/>
          <w:t xml:space="preserve">not to directly or indirectly whether as principal, agent, partner, consultant, employee or in any other capacity compete with the business of the Company, its sister concerns (Appendix A), its successor and assigns and such other venture undertaken by the Company.  </w:t>
        </w:r>
      </w:ins>
    </w:p>
    <w:p w14:paraId="29AD8329" w14:textId="77777777" w:rsidR="003F664A" w:rsidRPr="00877CAF" w:rsidRDefault="003F664A" w:rsidP="003F664A">
      <w:pPr>
        <w:pStyle w:val="Title"/>
        <w:spacing w:line="360" w:lineRule="auto"/>
        <w:jc w:val="both"/>
        <w:rPr>
          <w:ins w:id="107" w:author="PLA" w:date="2023-01-04T17:40:00Z"/>
          <w:rFonts w:ascii="Cambria" w:eastAsia="SimSun" w:hAnsi="Cambria" w:cs="Times New Roman"/>
          <w:b/>
          <w:sz w:val="20"/>
          <w:szCs w:val="20"/>
          <w:lang w:eastAsia="zh-CN"/>
        </w:rPr>
      </w:pPr>
    </w:p>
    <w:p w14:paraId="008D8C39" w14:textId="77777777" w:rsidR="003F664A" w:rsidRPr="00877CAF" w:rsidRDefault="003F664A" w:rsidP="003F664A">
      <w:pPr>
        <w:pStyle w:val="Title"/>
        <w:spacing w:line="360" w:lineRule="auto"/>
        <w:ind w:left="360" w:hanging="360"/>
        <w:jc w:val="both"/>
        <w:rPr>
          <w:ins w:id="108" w:author="PLA" w:date="2023-01-04T17:40:00Z"/>
          <w:rFonts w:ascii="Cambria" w:eastAsia="SimSun" w:hAnsi="Cambria" w:cs="Times New Roman"/>
          <w:b/>
          <w:sz w:val="20"/>
          <w:szCs w:val="20"/>
          <w:lang w:eastAsia="zh-CN"/>
        </w:rPr>
      </w:pPr>
      <w:ins w:id="109" w:author="PLA" w:date="2023-01-04T17:40:00Z">
        <w:r w:rsidRPr="00877CAF">
          <w:rPr>
            <w:rFonts w:ascii="Cambria" w:eastAsia="SimSun" w:hAnsi="Cambria" w:cs="Times New Roman"/>
            <w:sz w:val="20"/>
            <w:szCs w:val="20"/>
            <w:lang w:eastAsia="zh-CN"/>
          </w:rPr>
          <w:t>b)</w:t>
        </w:r>
        <w:r w:rsidRPr="00877CAF">
          <w:rPr>
            <w:rFonts w:ascii="Cambria" w:eastAsia="SimSun" w:hAnsi="Cambria" w:cs="Times New Roman"/>
            <w:sz w:val="20"/>
            <w:szCs w:val="20"/>
            <w:lang w:eastAsia="zh-CN"/>
          </w:rPr>
          <w:tab/>
          <w:t xml:space="preserve">not to compete with the business of the Company using the Company’s confidential information including the confidential information of </w:t>
        </w:r>
        <w:bookmarkStart w:id="110" w:name="_Hlk116728233"/>
        <w:r w:rsidRPr="00877CAF">
          <w:rPr>
            <w:rFonts w:ascii="Cambria" w:eastAsia="SimSun" w:hAnsi="Cambria" w:cs="Times New Roman"/>
            <w:sz w:val="20"/>
            <w:szCs w:val="20"/>
            <w:lang w:eastAsia="zh-CN"/>
          </w:rPr>
          <w:t xml:space="preserve">its subsidiaries and sister concerns </w:t>
        </w:r>
        <w:bookmarkEnd w:id="110"/>
        <w:r w:rsidRPr="00877CAF">
          <w:rPr>
            <w:rFonts w:ascii="Cambria" w:eastAsia="SimSun" w:hAnsi="Cambria" w:cs="Times New Roman"/>
            <w:sz w:val="20"/>
            <w:szCs w:val="20"/>
            <w:lang w:eastAsia="zh-CN"/>
          </w:rPr>
          <w:t>(as listed in Appendix A) in its embodied or disembodied form.</w:t>
        </w:r>
      </w:ins>
    </w:p>
    <w:p w14:paraId="51490F64" w14:textId="77777777" w:rsidR="003F664A" w:rsidRPr="00877CAF" w:rsidRDefault="003F664A" w:rsidP="003F664A">
      <w:pPr>
        <w:pStyle w:val="Title"/>
        <w:spacing w:line="360" w:lineRule="auto"/>
        <w:jc w:val="both"/>
        <w:rPr>
          <w:ins w:id="111" w:author="PLA" w:date="2023-01-04T17:40:00Z"/>
          <w:rFonts w:ascii="Cambria" w:eastAsia="SimSun" w:hAnsi="Cambria" w:cs="Times New Roman"/>
          <w:b/>
          <w:sz w:val="20"/>
          <w:szCs w:val="20"/>
          <w:lang w:eastAsia="zh-CN"/>
        </w:rPr>
      </w:pPr>
    </w:p>
    <w:p w14:paraId="7AE0615E" w14:textId="77777777" w:rsidR="003F664A" w:rsidRPr="00877CAF" w:rsidRDefault="003F664A" w:rsidP="003F664A">
      <w:pPr>
        <w:pStyle w:val="Title"/>
        <w:spacing w:line="360" w:lineRule="auto"/>
        <w:ind w:left="360" w:hanging="360"/>
        <w:jc w:val="both"/>
        <w:rPr>
          <w:ins w:id="112" w:author="PLA" w:date="2023-01-04T17:40:00Z"/>
          <w:rFonts w:ascii="Cambria" w:eastAsia="SimSun" w:hAnsi="Cambria" w:cs="Times New Roman"/>
          <w:b/>
          <w:sz w:val="20"/>
          <w:szCs w:val="20"/>
          <w:lang w:eastAsia="zh-CN"/>
        </w:rPr>
      </w:pPr>
      <w:ins w:id="113" w:author="PLA" w:date="2023-01-04T17:40:00Z">
        <w:r w:rsidRPr="00877CAF">
          <w:rPr>
            <w:rFonts w:ascii="Cambria" w:eastAsia="SimSun" w:hAnsi="Cambria" w:cs="Times New Roman"/>
            <w:sz w:val="20"/>
            <w:szCs w:val="20"/>
            <w:lang w:eastAsia="zh-CN"/>
          </w:rPr>
          <w:t>c)</w:t>
        </w:r>
        <w:r w:rsidRPr="00877CAF">
          <w:rPr>
            <w:rFonts w:ascii="Cambria" w:eastAsia="SimSun" w:hAnsi="Cambria" w:cs="Times New Roman"/>
            <w:sz w:val="20"/>
            <w:szCs w:val="20"/>
            <w:lang w:eastAsia="zh-CN"/>
          </w:rPr>
          <w:tab/>
          <w:t xml:space="preserve">not to interact with any of the present/ex-employees, present/ex-consultants and/or present/ex- local/abroad vendors of the Company, its sister concerns (as listed in Appendix A) and/or their clients or ex-clients with a view to start a competing business. </w:t>
        </w:r>
      </w:ins>
    </w:p>
    <w:p w14:paraId="0D0449FD" w14:textId="77777777" w:rsidR="003F664A" w:rsidRPr="00877CAF" w:rsidRDefault="003F664A" w:rsidP="003F664A">
      <w:pPr>
        <w:pStyle w:val="Title"/>
        <w:spacing w:line="360" w:lineRule="auto"/>
        <w:ind w:left="360" w:hanging="360"/>
        <w:jc w:val="both"/>
        <w:rPr>
          <w:ins w:id="114" w:author="PLA" w:date="2023-01-04T17:40:00Z"/>
          <w:rFonts w:ascii="Cambria" w:eastAsia="SimSun" w:hAnsi="Cambria" w:cs="Times New Roman"/>
          <w:b/>
          <w:sz w:val="20"/>
          <w:szCs w:val="20"/>
          <w:lang w:eastAsia="zh-CN"/>
        </w:rPr>
      </w:pPr>
    </w:p>
    <w:p w14:paraId="789725AE" w14:textId="77777777" w:rsidR="003F664A" w:rsidRDefault="003F664A" w:rsidP="003F664A">
      <w:pPr>
        <w:tabs>
          <w:tab w:val="left" w:pos="0"/>
        </w:tabs>
        <w:spacing w:line="360" w:lineRule="auto"/>
        <w:ind w:left="360" w:hanging="360"/>
        <w:jc w:val="both"/>
        <w:rPr>
          <w:ins w:id="115" w:author="PLA" w:date="2023-01-04T18:05:00Z"/>
          <w:rFonts w:ascii="Cambria" w:eastAsia="SimSun" w:hAnsi="Cambria"/>
          <w:bCs/>
          <w:sz w:val="20"/>
          <w:szCs w:val="20"/>
          <w:lang w:eastAsia="zh-CN"/>
        </w:rPr>
      </w:pPr>
      <w:ins w:id="116" w:author="PLA" w:date="2023-01-04T17:40:00Z">
        <w:r w:rsidRPr="00877CAF">
          <w:rPr>
            <w:rFonts w:ascii="Cambria" w:eastAsia="SimSun" w:hAnsi="Cambria"/>
            <w:bCs/>
            <w:sz w:val="20"/>
            <w:szCs w:val="20"/>
            <w:lang w:eastAsia="zh-CN"/>
          </w:rPr>
          <w:t xml:space="preserve">d) </w:t>
        </w:r>
        <w:r w:rsidRPr="00877CAF">
          <w:rPr>
            <w:rFonts w:ascii="Cambria" w:eastAsia="SimSun" w:hAnsi="Cambria"/>
            <w:bCs/>
            <w:sz w:val="20"/>
            <w:szCs w:val="20"/>
            <w:lang w:eastAsia="zh-CN"/>
          </w:rPr>
          <w:tab/>
          <w:t xml:space="preserve">not to have any ownership interest in any business in competition with the Company’s business and/or participate in the organization, financing, operation, management or control of any business in </w:t>
        </w:r>
        <w:r w:rsidRPr="00877CAF">
          <w:rPr>
            <w:rFonts w:ascii="Cambria" w:eastAsia="SimSun" w:hAnsi="Cambria"/>
            <w:bCs/>
            <w:sz w:val="20"/>
            <w:szCs w:val="20"/>
            <w:lang w:eastAsia="zh-CN"/>
          </w:rPr>
          <w:lastRenderedPageBreak/>
          <w:t>competition with the Company’s business as conducted by the Company including ownership interest in any business and/or participation in companies listed in Appendix B.</w:t>
        </w:r>
      </w:ins>
      <w:ins w:id="117" w:author="PLA" w:date="2023-01-04T18:05:00Z">
        <w:r>
          <w:rPr>
            <w:rFonts w:ascii="Cambria" w:eastAsia="SimSun" w:hAnsi="Cambria"/>
            <w:bCs/>
            <w:sz w:val="20"/>
            <w:szCs w:val="20"/>
            <w:lang w:eastAsia="zh-CN"/>
          </w:rPr>
          <w:t xml:space="preserve"> </w:t>
        </w:r>
      </w:ins>
    </w:p>
    <w:p w14:paraId="598D7BF2" w14:textId="77777777" w:rsidR="003F664A" w:rsidRPr="002E7469" w:rsidRDefault="003F664A" w:rsidP="003F664A">
      <w:pPr>
        <w:tabs>
          <w:tab w:val="left" w:pos="0"/>
        </w:tabs>
        <w:spacing w:line="360" w:lineRule="auto"/>
        <w:jc w:val="both"/>
        <w:rPr>
          <w:ins w:id="118" w:author="PLA" w:date="2023-01-04T17:40:00Z"/>
          <w:rFonts w:ascii="Cambria" w:eastAsia="SimSun" w:hAnsi="Cambria"/>
          <w:bCs/>
          <w:sz w:val="20"/>
          <w:szCs w:val="20"/>
          <w:lang w:eastAsia="zh-CN"/>
        </w:rPr>
      </w:pPr>
    </w:p>
    <w:p w14:paraId="23D8D6F2" w14:textId="77777777" w:rsidR="003F664A" w:rsidRPr="002E7469" w:rsidRDefault="003F664A" w:rsidP="003F664A">
      <w:pPr>
        <w:tabs>
          <w:tab w:val="left" w:pos="0"/>
        </w:tabs>
        <w:spacing w:line="360" w:lineRule="auto"/>
        <w:ind w:left="360" w:hanging="360"/>
        <w:jc w:val="both"/>
        <w:rPr>
          <w:rFonts w:ascii="Cambria" w:eastAsia="SimSun" w:hAnsi="Cambria"/>
          <w:bCs/>
          <w:sz w:val="20"/>
          <w:szCs w:val="20"/>
          <w:lang w:eastAsia="zh-CN"/>
        </w:rPr>
      </w:pPr>
      <w:ins w:id="119" w:author="PLA" w:date="2023-01-04T17:40:00Z">
        <w:r w:rsidRPr="002E7469">
          <w:rPr>
            <w:rFonts w:ascii="Cambria" w:eastAsia="SimSun" w:hAnsi="Cambria"/>
            <w:bCs/>
            <w:sz w:val="20"/>
            <w:szCs w:val="20"/>
            <w:lang w:eastAsia="zh-CN"/>
          </w:rPr>
          <w:t xml:space="preserve">e) </w:t>
        </w:r>
        <w:r w:rsidRPr="002E7469">
          <w:rPr>
            <w:rFonts w:ascii="Cambria" w:eastAsia="SimSun" w:hAnsi="Cambria"/>
            <w:bCs/>
            <w:sz w:val="20"/>
            <w:szCs w:val="20"/>
            <w:lang w:eastAsia="zh-CN"/>
          </w:rPr>
          <w:tab/>
        </w:r>
        <w:r w:rsidRPr="00D6688B">
          <w:rPr>
            <w:rFonts w:ascii="Cambria" w:eastAsia="SimSun" w:hAnsi="Cambria"/>
            <w:bCs/>
            <w:sz w:val="20"/>
            <w:szCs w:val="20"/>
            <w:lang w:eastAsia="zh-CN"/>
          </w:rPr>
          <w:t>take up any</w:t>
        </w:r>
        <w:r w:rsidRPr="002E7469">
          <w:rPr>
            <w:rFonts w:ascii="Cambria" w:eastAsia="SimSun" w:hAnsi="Cambria"/>
            <w:bCs/>
            <w:sz w:val="20"/>
            <w:szCs w:val="20"/>
            <w:lang w:eastAsia="zh-CN"/>
          </w:rPr>
          <w:t xml:space="preserve"> employment, consultancy or assignment within India or abroad with any of the past, existing or potential customers, suppliers, consultants, employees or vendors of the Company or its sister concerns or work with any competitors involved in US Real Estate Valuation, Mortgage Due Diligence, Underwriting, Audit services, Pre and Post Close QC, Servicing Review/QC, Credit and Compliance, Bankruptcy, Servicing Oversight and Staffing Services, Tax and Title Services (Title search, Title commitment, Examination, Tax calling, Final &amp; Short form policy, Loan payoff etc.), Appraisal QC, Appraisal Management Services, and other mortgage related fulfilment services,), title insurance, logistics outsourcing, financial and health care, freight invoice processing and accounts payable services, Real Estate Appraisal related back-office services such as Appraisal Clerical Review (QC), Vendor Sign-up, BPO Review, Desktop Review, Reconciliation and Logistics related back office services such as Contract Management, Freight Audit, Freight rate management, Freight bills data entry, Lead Generation, Track and Trace, ISF/POD entry</w:t>
        </w:r>
      </w:ins>
      <w:r>
        <w:rPr>
          <w:rFonts w:ascii="Cambria" w:eastAsia="SimSun" w:hAnsi="Cambria"/>
          <w:bCs/>
          <w:sz w:val="20"/>
          <w:szCs w:val="20"/>
          <w:lang w:eastAsia="zh-CN"/>
        </w:rPr>
        <w:t xml:space="preserve"> </w:t>
      </w:r>
      <w:r w:rsidRPr="00AC6FD1">
        <w:rPr>
          <w:rFonts w:ascii="Cambria" w:eastAsia="SimSun" w:hAnsi="Cambria"/>
          <w:bCs/>
          <w:sz w:val="20"/>
          <w:szCs w:val="20"/>
          <w:lang w:eastAsia="zh-CN"/>
        </w:rPr>
        <w:t>etc</w:t>
      </w:r>
      <w:r>
        <w:rPr>
          <w:rFonts w:ascii="Cambria" w:eastAsia="SimSun" w:hAnsi="Cambria"/>
          <w:bCs/>
          <w:sz w:val="20"/>
          <w:szCs w:val="20"/>
          <w:lang w:eastAsia="zh-CN"/>
        </w:rPr>
        <w:t>.</w:t>
      </w:r>
      <w:r w:rsidRPr="00B7508A">
        <w:rPr>
          <w:rFonts w:ascii="Cambria" w:eastAsia="SimSun" w:hAnsi="Cambria"/>
          <w:bCs/>
          <w:sz w:val="20"/>
          <w:szCs w:val="20"/>
          <w:lang w:eastAsia="zh-CN"/>
        </w:rPr>
        <w:t xml:space="preserve"> Cyber Security services, and the ITM Services </w:t>
      </w:r>
      <w:proofErr w:type="gramStart"/>
      <w:r w:rsidRPr="00B7508A">
        <w:rPr>
          <w:rFonts w:ascii="Cambria" w:eastAsia="SimSun" w:hAnsi="Cambria"/>
          <w:bCs/>
          <w:sz w:val="20"/>
          <w:szCs w:val="20"/>
          <w:lang w:eastAsia="zh-CN"/>
        </w:rPr>
        <w:t>The</w:t>
      </w:r>
      <w:proofErr w:type="gramEnd"/>
      <w:r w:rsidRPr="00B7508A">
        <w:rPr>
          <w:rFonts w:ascii="Cambria" w:eastAsia="SimSun" w:hAnsi="Cambria"/>
          <w:bCs/>
          <w:sz w:val="20"/>
          <w:szCs w:val="20"/>
          <w:lang w:eastAsia="zh-CN"/>
        </w:rPr>
        <w:t xml:space="preserve"> Company’s ITM Services include but are not limited to network management, IT security audits, cyber security implementation, threat analysis, data protection, IT compliance, and managed IT services etc.</w:t>
      </w:r>
    </w:p>
    <w:p w14:paraId="50BAC832" w14:textId="77777777" w:rsidR="003F664A" w:rsidRPr="002E7469" w:rsidRDefault="003F664A" w:rsidP="003F664A">
      <w:pPr>
        <w:tabs>
          <w:tab w:val="left" w:pos="0"/>
        </w:tabs>
        <w:spacing w:line="360" w:lineRule="auto"/>
        <w:ind w:left="360" w:hanging="360"/>
        <w:jc w:val="both"/>
        <w:rPr>
          <w:ins w:id="120" w:author="PLA" w:date="2023-01-04T17:40:00Z"/>
          <w:rFonts w:ascii="Cambria" w:eastAsia="SimSun" w:hAnsi="Cambria"/>
          <w:bCs/>
          <w:sz w:val="20"/>
          <w:szCs w:val="20"/>
          <w:lang w:eastAsia="zh-CN"/>
        </w:rPr>
      </w:pPr>
    </w:p>
    <w:p w14:paraId="289F0E8A" w14:textId="77777777" w:rsidR="003F664A" w:rsidRPr="002E7469" w:rsidRDefault="003F664A" w:rsidP="003F664A">
      <w:pPr>
        <w:tabs>
          <w:tab w:val="left" w:pos="0"/>
        </w:tabs>
        <w:spacing w:line="360" w:lineRule="auto"/>
        <w:jc w:val="both"/>
        <w:rPr>
          <w:ins w:id="121" w:author="PLA" w:date="2023-01-04T17:40:00Z"/>
          <w:rFonts w:ascii="Cambria" w:eastAsia="SimSun" w:hAnsi="Cambria"/>
          <w:bCs/>
          <w:sz w:val="20"/>
          <w:szCs w:val="20"/>
          <w:lang w:eastAsia="zh-CN"/>
        </w:rPr>
      </w:pPr>
      <w:ins w:id="122" w:author="PLA" w:date="2023-01-04T17:40:00Z">
        <w:r w:rsidRPr="002E7469">
          <w:rPr>
            <w:rFonts w:ascii="Cambria" w:eastAsia="SimSun" w:hAnsi="Cambria"/>
            <w:bCs/>
            <w:sz w:val="20"/>
            <w:szCs w:val="20"/>
            <w:lang w:eastAsia="zh-CN"/>
          </w:rPr>
          <w:t>16.2 Notwithstanding anything contained hereinabove, during the subsistence of this Agreement and even thereafter, the Employee agrees not to either, directly or indirectly</w:t>
        </w:r>
      </w:ins>
      <w:r w:rsidRPr="00784B79">
        <w:rPr>
          <w:rFonts w:ascii="Cambria" w:eastAsia="SimSun" w:hAnsi="Cambria"/>
          <w:bCs/>
          <w:sz w:val="20"/>
          <w:szCs w:val="20"/>
          <w:lang w:eastAsia="zh-CN"/>
        </w:rPr>
        <w:t xml:space="preserve"> with current </w:t>
      </w:r>
      <w:r w:rsidRPr="00C1734A">
        <w:rPr>
          <w:rFonts w:ascii="Cambria" w:eastAsia="SimSun" w:hAnsi="Cambria"/>
          <w:bCs/>
          <w:sz w:val="20"/>
          <w:szCs w:val="20"/>
          <w:lang w:eastAsia="zh-CN"/>
        </w:rPr>
        <w:t>or any future employees during the time they are working under this employment contract</w:t>
      </w:r>
      <w:r w:rsidRPr="00784B79">
        <w:rPr>
          <w:rFonts w:ascii="Cambria" w:eastAsia="SimSun" w:hAnsi="Cambria"/>
          <w:bCs/>
          <w:sz w:val="20"/>
          <w:szCs w:val="20"/>
          <w:lang w:eastAsia="zh-CN"/>
        </w:rPr>
        <w:t>:</w:t>
      </w:r>
    </w:p>
    <w:p w14:paraId="78FD9EF1" w14:textId="77777777" w:rsidR="003F664A" w:rsidRPr="002E7469" w:rsidRDefault="003F664A" w:rsidP="003F664A">
      <w:pPr>
        <w:tabs>
          <w:tab w:val="left" w:pos="0"/>
        </w:tabs>
        <w:spacing w:line="360" w:lineRule="auto"/>
        <w:ind w:left="720"/>
        <w:jc w:val="both"/>
        <w:rPr>
          <w:ins w:id="123" w:author="PLA" w:date="2023-01-04T17:40:00Z"/>
          <w:rFonts w:ascii="Cambria" w:eastAsia="SimSun" w:hAnsi="Cambria"/>
          <w:bCs/>
          <w:sz w:val="20"/>
          <w:szCs w:val="20"/>
          <w:lang w:eastAsia="zh-CN"/>
        </w:rPr>
      </w:pPr>
      <w:ins w:id="124" w:author="PLA" w:date="2023-01-04T17:40:00Z">
        <w:r w:rsidRPr="002E7469">
          <w:rPr>
            <w:rFonts w:ascii="Cambria" w:eastAsia="SimSun" w:hAnsi="Cambria"/>
            <w:bCs/>
            <w:sz w:val="20"/>
            <w:szCs w:val="20"/>
            <w:lang w:eastAsia="zh-CN"/>
          </w:rPr>
          <w:t xml:space="preserve">(a)  interact or communicate or enter into any discussion or solicit or be solicited by any ex-employees of the Company including its subsidiaries/ sister concerns (listed in Appendix A and B) or any employee of a competing entity, even if such interaction or communication or discussion is initiated by such ex-employees of the Company or any employee of a competing entity. </w:t>
        </w:r>
      </w:ins>
    </w:p>
    <w:p w14:paraId="34C78973" w14:textId="0F6222FD" w:rsidR="003F664A" w:rsidRPr="002E7469" w:rsidRDefault="003F664A" w:rsidP="003F664A">
      <w:pPr>
        <w:tabs>
          <w:tab w:val="left" w:pos="0"/>
        </w:tabs>
        <w:spacing w:line="360" w:lineRule="auto"/>
        <w:ind w:left="720"/>
        <w:jc w:val="both"/>
        <w:rPr>
          <w:ins w:id="125" w:author="PLA" w:date="2023-01-04T17:40:00Z"/>
          <w:rFonts w:ascii="Cambria" w:eastAsia="SimSun" w:hAnsi="Cambria"/>
          <w:bCs/>
          <w:sz w:val="20"/>
          <w:szCs w:val="20"/>
          <w:lang w:eastAsia="zh-CN"/>
        </w:rPr>
      </w:pPr>
      <w:ins w:id="126" w:author="PLA" w:date="2023-01-04T17:40:00Z">
        <w:r w:rsidRPr="002E7469">
          <w:rPr>
            <w:rFonts w:ascii="Cambria" w:eastAsia="SimSun" w:hAnsi="Cambria"/>
            <w:bCs/>
            <w:sz w:val="20"/>
            <w:szCs w:val="20"/>
            <w:lang w:eastAsia="zh-CN"/>
          </w:rPr>
          <w:t xml:space="preserve">(b) interact or communicate or enter into any discussion with any employee of the Company including its subsidiaries/sister concerns (Appendix A) with a view to join or be employed in a competing entity and/or solicit or be solicited by the employees of the Company including its subsidiaries/sister concerns (Appendix A and B), even if such interaction or communication or discussion is initiated by such employee of the Company including in relation to </w:t>
        </w:r>
      </w:ins>
      <w:ins w:id="127" w:author="Nilkanth Nikam" w:date="2021-03-23T19:28:00Z">
        <w:r w:rsidR="00942F78">
          <w:rPr>
            <w:rFonts w:ascii="Cambria" w:hAnsi="Cambria"/>
            <w:b/>
            <w:sz w:val="20"/>
            <w:szCs w:val="20"/>
          </w:rPr>
          <w:fldChar w:fldCharType="begin"/>
        </w:r>
        <w:r w:rsidR="00942F78">
          <w:rPr>
            <w:rFonts w:ascii="Cambria" w:hAnsi="Cambria"/>
            <w:sz w:val="20"/>
            <w:szCs w:val="20"/>
          </w:rPr>
          <w:instrText xml:space="preserve"> MERGEFIELD  Gender2 </w:instrText>
        </w:r>
      </w:ins>
      <w:r w:rsidR="00942F78">
        <w:rPr>
          <w:rFonts w:ascii="Cambria" w:hAnsi="Cambria"/>
          <w:b/>
          <w:sz w:val="20"/>
          <w:szCs w:val="20"/>
        </w:rPr>
        <w:fldChar w:fldCharType="separate"/>
      </w:r>
      <w:ins w:id="128" w:author="Nilkanth Nikam" w:date="2021-03-23T19:28:00Z">
        <w:r w:rsidR="00942F78">
          <w:rPr>
            <w:rFonts w:ascii="Cambria" w:hAnsi="Cambria"/>
            <w:noProof/>
            <w:sz w:val="20"/>
            <w:szCs w:val="20"/>
          </w:rPr>
          <w:t>«Gender»</w:t>
        </w:r>
        <w:r w:rsidR="00942F78">
          <w:rPr>
            <w:rFonts w:ascii="Cambria" w:hAnsi="Cambria"/>
            <w:b/>
            <w:sz w:val="20"/>
            <w:szCs w:val="20"/>
          </w:rPr>
          <w:fldChar w:fldCharType="end"/>
        </w:r>
      </w:ins>
      <w:ins w:id="129" w:author="PLA" w:date="2023-01-04T17:40:00Z">
        <w:r w:rsidRPr="002E7469">
          <w:rPr>
            <w:rFonts w:ascii="Cambria" w:eastAsia="SimSun" w:hAnsi="Cambria"/>
            <w:bCs/>
            <w:sz w:val="20"/>
            <w:szCs w:val="20"/>
            <w:lang w:eastAsia="zh-CN"/>
          </w:rPr>
          <w:t xml:space="preserve"> own employment. </w:t>
        </w:r>
      </w:ins>
    </w:p>
    <w:p w14:paraId="65F0CB07" w14:textId="4EB4F39F" w:rsidR="003F664A" w:rsidRPr="002E7469" w:rsidRDefault="003F664A" w:rsidP="003F664A">
      <w:pPr>
        <w:tabs>
          <w:tab w:val="left" w:pos="0"/>
        </w:tabs>
        <w:spacing w:line="360" w:lineRule="auto"/>
        <w:ind w:left="720"/>
        <w:jc w:val="both"/>
        <w:rPr>
          <w:rFonts w:ascii="Cambria" w:eastAsia="SimSun" w:hAnsi="Cambria"/>
          <w:bCs/>
          <w:sz w:val="20"/>
          <w:szCs w:val="20"/>
          <w:lang w:eastAsia="zh-CN"/>
        </w:rPr>
      </w:pPr>
      <w:ins w:id="130" w:author="PLA" w:date="2023-01-04T17:40:00Z">
        <w:r w:rsidRPr="002E7469">
          <w:rPr>
            <w:rFonts w:ascii="Cambria" w:eastAsia="SimSun" w:hAnsi="Cambria"/>
            <w:bCs/>
            <w:sz w:val="20"/>
            <w:szCs w:val="20"/>
            <w:lang w:eastAsia="zh-CN"/>
          </w:rPr>
          <w:t xml:space="preserve">(c) deal with the clients or prospective client of the Company and/or its sister concern or any such entity undertaken by the Company with the purpose of providing them the services which is related to the business of the Company and its sister concerns (Appendix A) including with whom the Employee had contact, even if such ex-client or present client of the Company and its subsidiaries/ sister concerns including the clients listed in Appendix  C, discusses, communicates, approaches or provides business opportunity to the </w:t>
        </w:r>
      </w:ins>
      <w:r>
        <w:rPr>
          <w:rFonts w:ascii="Cambria" w:eastAsia="SimSun" w:hAnsi="Cambria"/>
          <w:bCs/>
          <w:sz w:val="20"/>
          <w:szCs w:val="20"/>
          <w:lang w:eastAsia="zh-CN"/>
        </w:rPr>
        <w:t>Employee</w:t>
      </w:r>
      <w:r w:rsidRPr="00E971D4">
        <w:rPr>
          <w:rFonts w:ascii="Cambria" w:eastAsia="SimSun" w:hAnsi="Cambria"/>
          <w:bCs/>
          <w:sz w:val="20"/>
          <w:szCs w:val="20"/>
          <w:lang w:eastAsia="zh-CN"/>
        </w:rPr>
        <w:t xml:space="preserve"> </w:t>
      </w:r>
      <w:r w:rsidRPr="00B7508A">
        <w:rPr>
          <w:rFonts w:ascii="Cambria" w:eastAsia="SimSun" w:hAnsi="Cambria"/>
          <w:bCs/>
          <w:sz w:val="20"/>
          <w:szCs w:val="20"/>
          <w:lang w:eastAsia="zh-CN"/>
        </w:rPr>
        <w:t xml:space="preserve">after the termination or during the term of this Agreement. The Employee hereby agrees to not solicit, engage, or provide services to any clients or prospects of the Company, directly or indirectly, during and for a period of  </w:t>
      </w:r>
      <w:ins w:id="131" w:author="Nilkanth Nikam" w:date="2021-03-23T18:54:00Z">
        <w:r>
          <w:rPr>
            <w:rFonts w:ascii="Cambria" w:hAnsi="Cambria"/>
            <w:sz w:val="20"/>
            <w:szCs w:val="20"/>
          </w:rPr>
          <w:fldChar w:fldCharType="begin"/>
        </w:r>
        <w:r>
          <w:rPr>
            <w:rFonts w:ascii="Cambria" w:hAnsi="Cambria"/>
            <w:sz w:val="20"/>
            <w:szCs w:val="20"/>
          </w:rPr>
          <w:instrText xml:space="preserve"> MERGEFIELD  AgreementPeriod </w:instrText>
        </w:r>
      </w:ins>
      <w:r>
        <w:rPr>
          <w:rFonts w:ascii="Cambria" w:hAnsi="Cambria"/>
          <w:sz w:val="20"/>
          <w:szCs w:val="20"/>
        </w:rPr>
        <w:fldChar w:fldCharType="separate"/>
      </w:r>
      <w:ins w:id="132" w:author="Nilkanth Nikam" w:date="2021-03-23T18:54:00Z">
        <w:r w:rsidR="00942F78">
          <w:rPr>
            <w:rFonts w:ascii="Cambria" w:hAnsi="Cambria"/>
            <w:sz w:val="20"/>
            <w:szCs w:val="20"/>
          </w:rPr>
          <w:fldChar w:fldCharType="begin"/>
        </w:r>
        <w:r w:rsidR="00942F78">
          <w:rPr>
            <w:rFonts w:ascii="Cambria" w:hAnsi="Cambria"/>
            <w:sz w:val="20"/>
            <w:szCs w:val="20"/>
          </w:rPr>
          <w:instrText xml:space="preserve"> MERGEFIELD  AgreementPeriod </w:instrText>
        </w:r>
      </w:ins>
      <w:r w:rsidR="00942F78">
        <w:rPr>
          <w:rFonts w:ascii="Cambria" w:hAnsi="Cambria"/>
          <w:sz w:val="20"/>
          <w:szCs w:val="20"/>
        </w:rPr>
        <w:fldChar w:fldCharType="separate"/>
      </w:r>
      <w:ins w:id="133" w:author="Nilkanth Nikam" w:date="2021-03-23T18:54:00Z">
        <w:r w:rsidR="00942F78">
          <w:rPr>
            <w:rFonts w:ascii="Cambria" w:hAnsi="Cambria"/>
            <w:noProof/>
            <w:sz w:val="20"/>
            <w:szCs w:val="20"/>
          </w:rPr>
          <w:t>«AgreementPeriod»</w:t>
        </w:r>
        <w:r w:rsidR="00942F78">
          <w:rPr>
            <w:rFonts w:ascii="Cambria" w:hAnsi="Cambria"/>
            <w:sz w:val="20"/>
            <w:szCs w:val="20"/>
          </w:rPr>
          <w:fldChar w:fldCharType="end"/>
        </w:r>
      </w:ins>
      <w:r w:rsidR="00942F78" w:rsidRPr="00B7508A">
        <w:rPr>
          <w:rFonts w:ascii="Cambria" w:eastAsia="SimSun" w:hAnsi="Cambria"/>
          <w:bCs/>
          <w:sz w:val="20"/>
          <w:szCs w:val="20"/>
          <w:lang w:eastAsia="zh-CN"/>
        </w:rPr>
        <w:t xml:space="preserve"> </w:t>
      </w:r>
      <w:ins w:id="134" w:author="Nilkanth Nikam" w:date="2021-03-23T18:54:00Z">
        <w:r>
          <w:rPr>
            <w:rFonts w:ascii="Cambria" w:hAnsi="Cambria"/>
            <w:noProof/>
            <w:sz w:val="20"/>
            <w:szCs w:val="20"/>
          </w:rPr>
          <w:t>years</w:t>
        </w:r>
        <w:r>
          <w:rPr>
            <w:rFonts w:ascii="Cambria" w:hAnsi="Cambria"/>
            <w:sz w:val="20"/>
            <w:szCs w:val="20"/>
          </w:rPr>
          <w:fldChar w:fldCharType="end"/>
        </w:r>
      </w:ins>
      <w:r w:rsidRPr="00B7508A">
        <w:rPr>
          <w:rFonts w:ascii="Cambria" w:eastAsia="SimSun" w:hAnsi="Cambria"/>
          <w:bCs/>
          <w:sz w:val="20"/>
          <w:szCs w:val="20"/>
          <w:lang w:eastAsia="zh-CN"/>
        </w:rPr>
        <w:t xml:space="preserve"> </w:t>
      </w:r>
      <w:proofErr w:type="spellStart"/>
      <w:r w:rsidRPr="00B7508A">
        <w:rPr>
          <w:rFonts w:ascii="Cambria" w:eastAsia="SimSun" w:hAnsi="Cambria"/>
          <w:bCs/>
          <w:sz w:val="20"/>
          <w:szCs w:val="20"/>
          <w:lang w:eastAsia="zh-CN"/>
        </w:rPr>
        <w:t>years</w:t>
      </w:r>
      <w:proofErr w:type="spellEnd"/>
      <w:r w:rsidRPr="00B7508A">
        <w:rPr>
          <w:rFonts w:ascii="Cambria" w:eastAsia="SimSun" w:hAnsi="Cambria"/>
          <w:bCs/>
          <w:sz w:val="20"/>
          <w:szCs w:val="20"/>
          <w:lang w:eastAsia="zh-CN"/>
        </w:rPr>
        <w:t xml:space="preserve"> after the termination of this Agreement, unless explicitly </w:t>
      </w:r>
      <w:r w:rsidRPr="00B7508A">
        <w:rPr>
          <w:rFonts w:ascii="Cambria" w:eastAsia="SimSun" w:hAnsi="Cambria"/>
          <w:bCs/>
          <w:sz w:val="20"/>
          <w:szCs w:val="20"/>
          <w:lang w:eastAsia="zh-CN"/>
        </w:rPr>
        <w:lastRenderedPageBreak/>
        <w:t xml:space="preserve">authorized by the Company or its sister concerns in writing. Violation of this clause will result in appropriate measures, including but not limited to claims for damages, injunctive relief, and other remedies as per the applicable laws, and may lead to the termination of this Agreement as per the terms mentioned in clause </w:t>
      </w:r>
      <w:r w:rsidRPr="00B7508A">
        <w:rPr>
          <w:rFonts w:ascii="Cambria" w:hAnsi="Cambria"/>
          <w:b/>
          <w:sz w:val="20"/>
          <w:szCs w:val="20"/>
        </w:rPr>
        <w:t xml:space="preserve">11.2.3.1 </w:t>
      </w:r>
      <w:r w:rsidRPr="00B7508A">
        <w:rPr>
          <w:rFonts w:ascii="Cambria" w:hAnsi="Cambria"/>
          <w:sz w:val="20"/>
          <w:szCs w:val="20"/>
        </w:rPr>
        <w:t>of this Agreement</w:t>
      </w:r>
      <w:r w:rsidRPr="00B7508A">
        <w:rPr>
          <w:rFonts w:ascii="Cambria" w:eastAsia="SimSun" w:hAnsi="Cambria"/>
          <w:bCs/>
          <w:sz w:val="20"/>
          <w:szCs w:val="20"/>
          <w:lang w:eastAsia="zh-CN"/>
        </w:rPr>
        <w:t>. (The list of the clients of the Company and its subsidiaries/ sister concerns is mentioned in Appendix C).</w:t>
      </w:r>
    </w:p>
    <w:p w14:paraId="61A9CBF8" w14:textId="77777777" w:rsidR="003F664A" w:rsidRPr="002E7469" w:rsidRDefault="003F664A" w:rsidP="003F664A">
      <w:pPr>
        <w:tabs>
          <w:tab w:val="left" w:pos="0"/>
        </w:tabs>
        <w:spacing w:line="360" w:lineRule="auto"/>
        <w:ind w:left="720"/>
        <w:jc w:val="both"/>
        <w:rPr>
          <w:ins w:id="135" w:author="PLA" w:date="2023-01-04T17:40:00Z"/>
          <w:rFonts w:ascii="Cambria" w:eastAsia="SimSun" w:hAnsi="Cambria"/>
          <w:bCs/>
          <w:sz w:val="20"/>
          <w:szCs w:val="20"/>
          <w:lang w:eastAsia="zh-CN"/>
        </w:rPr>
      </w:pPr>
      <w:ins w:id="136" w:author="PLA" w:date="2023-01-04T17:40:00Z">
        <w:r w:rsidRPr="002E7469">
          <w:rPr>
            <w:rFonts w:ascii="Cambria" w:eastAsia="SimSun" w:hAnsi="Cambria"/>
            <w:bCs/>
            <w:sz w:val="20"/>
            <w:szCs w:val="20"/>
            <w:lang w:eastAsia="zh-CN"/>
          </w:rPr>
          <w:br/>
          <w:t>(d) be personally involved to a material extent in (</w:t>
        </w:r>
        <w:proofErr w:type="spellStart"/>
        <w:r w:rsidRPr="002E7469">
          <w:rPr>
            <w:rFonts w:ascii="Cambria" w:eastAsia="SimSun" w:hAnsi="Cambria"/>
            <w:bCs/>
            <w:sz w:val="20"/>
            <w:szCs w:val="20"/>
            <w:lang w:eastAsia="zh-CN"/>
          </w:rPr>
          <w:t>i</w:t>
        </w:r>
        <w:proofErr w:type="spellEnd"/>
        <w:r w:rsidRPr="002E7469">
          <w:rPr>
            <w:rFonts w:ascii="Cambria" w:eastAsia="SimSun" w:hAnsi="Cambria"/>
            <w:bCs/>
            <w:sz w:val="20"/>
            <w:szCs w:val="20"/>
            <w:lang w:eastAsia="zh-CN"/>
          </w:rPr>
          <w:t>) accepting into employment or (ii) otherwise engaging or using the services of any person who is a Company employee or employee of the subsidiaries/ sister concerns of the Company.</w:t>
        </w:r>
      </w:ins>
    </w:p>
    <w:p w14:paraId="4A02CFAC" w14:textId="77777777" w:rsidR="003F664A" w:rsidRPr="002E7469" w:rsidRDefault="003F664A" w:rsidP="003F664A">
      <w:pPr>
        <w:tabs>
          <w:tab w:val="left" w:pos="0"/>
        </w:tabs>
        <w:spacing w:line="360" w:lineRule="auto"/>
        <w:ind w:left="720"/>
        <w:jc w:val="both"/>
        <w:rPr>
          <w:ins w:id="137" w:author="PLA" w:date="2023-01-04T17:40:00Z"/>
          <w:rFonts w:ascii="Cambria" w:eastAsia="SimSun" w:hAnsi="Cambria"/>
          <w:bCs/>
          <w:sz w:val="20"/>
          <w:szCs w:val="20"/>
          <w:lang w:eastAsia="zh-CN"/>
        </w:rPr>
      </w:pPr>
      <w:ins w:id="138" w:author="PLA" w:date="2023-01-04T17:40:00Z">
        <w:r w:rsidRPr="002E7469">
          <w:rPr>
            <w:rFonts w:ascii="Cambria" w:eastAsia="SimSun" w:hAnsi="Cambria"/>
            <w:bCs/>
            <w:sz w:val="20"/>
            <w:szCs w:val="20"/>
            <w:lang w:eastAsia="zh-CN"/>
          </w:rPr>
          <w:t xml:space="preserve">(e)  solicit, induce, tender for or </w:t>
        </w:r>
      </w:ins>
      <w:r w:rsidRPr="002E7469">
        <w:rPr>
          <w:rFonts w:ascii="Cambria" w:eastAsia="SimSun" w:hAnsi="Cambria"/>
          <w:bCs/>
          <w:sz w:val="20"/>
          <w:szCs w:val="20"/>
          <w:lang w:eastAsia="zh-CN"/>
        </w:rPr>
        <w:t>endeavor</w:t>
      </w:r>
      <w:ins w:id="139" w:author="PLA" w:date="2023-01-04T17:40:00Z">
        <w:r w:rsidRPr="002E7469">
          <w:rPr>
            <w:rFonts w:ascii="Cambria" w:eastAsia="SimSun" w:hAnsi="Cambria"/>
            <w:bCs/>
            <w:sz w:val="20"/>
            <w:szCs w:val="20"/>
            <w:lang w:eastAsia="zh-CN"/>
          </w:rPr>
          <w:t xml:space="preserve"> to entice away (or make any attempts to do or influence, encourage or assist in doing any of the foregoing acts) from the Company and/or subsidiaries/ sister concerns, any contract, project or business or otherwise induce or influence the clients or prospective client of the Company  including its subsidiaries/sister concerns (Appendix A)  and also includes the list of clients stated  in Appendix  C to terminate their contracts or refuse to renew their contracts or divert business from the Company and subsidiaries/ sister concerns (appendix A).</w:t>
        </w:r>
      </w:ins>
    </w:p>
    <w:p w14:paraId="68E5C682" w14:textId="77777777" w:rsidR="003F664A" w:rsidRPr="002E7469" w:rsidRDefault="003F664A" w:rsidP="003F664A">
      <w:pPr>
        <w:tabs>
          <w:tab w:val="left" w:pos="0"/>
        </w:tabs>
        <w:spacing w:line="360" w:lineRule="auto"/>
        <w:ind w:left="720"/>
        <w:jc w:val="both"/>
        <w:rPr>
          <w:ins w:id="140" w:author="PLA" w:date="2023-01-04T17:40:00Z"/>
          <w:rFonts w:ascii="Cambria" w:eastAsia="SimSun" w:hAnsi="Cambria"/>
          <w:bCs/>
          <w:sz w:val="20"/>
          <w:szCs w:val="20"/>
          <w:lang w:eastAsia="zh-CN"/>
        </w:rPr>
      </w:pPr>
      <w:ins w:id="141" w:author="PLA" w:date="2023-01-04T17:40:00Z">
        <w:r w:rsidRPr="002E7469">
          <w:rPr>
            <w:rFonts w:ascii="Cambria" w:eastAsia="SimSun" w:hAnsi="Cambria"/>
            <w:bCs/>
            <w:sz w:val="20"/>
            <w:szCs w:val="20"/>
            <w:lang w:eastAsia="zh-CN"/>
          </w:rPr>
          <w:t xml:space="preserve">(f) </w:t>
        </w:r>
      </w:ins>
      <w:r w:rsidRPr="002E7469">
        <w:rPr>
          <w:rFonts w:ascii="Cambria" w:eastAsia="SimSun" w:hAnsi="Cambria"/>
          <w:bCs/>
          <w:sz w:val="20"/>
          <w:szCs w:val="20"/>
          <w:lang w:eastAsia="zh-CN"/>
        </w:rPr>
        <w:t>Refrain</w:t>
      </w:r>
      <w:ins w:id="142" w:author="PLA" w:date="2023-01-04T17:40:00Z">
        <w:r w:rsidRPr="002E7469">
          <w:rPr>
            <w:rFonts w:ascii="Cambria" w:eastAsia="SimSun" w:hAnsi="Cambria"/>
            <w:bCs/>
            <w:sz w:val="20"/>
            <w:szCs w:val="20"/>
            <w:lang w:eastAsia="zh-CN"/>
          </w:rPr>
          <w:t xml:space="preserve"> from directly or indirectly inducing the employees of the Company (Appendix A) to leave the employment for whatever reasons.  </w:t>
        </w:r>
      </w:ins>
    </w:p>
    <w:p w14:paraId="51FD5EF0" w14:textId="77777777" w:rsidR="003F664A" w:rsidRPr="002E7469" w:rsidRDefault="003F664A" w:rsidP="003F664A">
      <w:pPr>
        <w:tabs>
          <w:tab w:val="left" w:pos="0"/>
        </w:tabs>
        <w:spacing w:line="360" w:lineRule="auto"/>
        <w:ind w:left="720"/>
        <w:jc w:val="both"/>
        <w:rPr>
          <w:ins w:id="143" w:author="PLA" w:date="2023-01-04T17:40:00Z"/>
          <w:rFonts w:ascii="Cambria" w:eastAsia="SimSun" w:hAnsi="Cambria"/>
          <w:bCs/>
          <w:sz w:val="20"/>
          <w:szCs w:val="20"/>
          <w:lang w:eastAsia="zh-CN"/>
        </w:rPr>
      </w:pPr>
    </w:p>
    <w:p w14:paraId="003004BE" w14:textId="77777777" w:rsidR="003F664A" w:rsidRPr="002E7469" w:rsidRDefault="003F664A" w:rsidP="003F664A">
      <w:pPr>
        <w:tabs>
          <w:tab w:val="left" w:pos="0"/>
        </w:tabs>
        <w:spacing w:line="360" w:lineRule="auto"/>
        <w:ind w:left="720" w:hanging="720"/>
        <w:jc w:val="both"/>
        <w:rPr>
          <w:ins w:id="144" w:author="PLA" w:date="2023-01-04T17:40:00Z"/>
          <w:rFonts w:ascii="Cambria" w:eastAsia="SimSun" w:hAnsi="Cambria"/>
          <w:bCs/>
          <w:sz w:val="20"/>
          <w:szCs w:val="20"/>
          <w:lang w:eastAsia="zh-CN"/>
        </w:rPr>
      </w:pPr>
      <w:r>
        <w:rPr>
          <w:rFonts w:ascii="Cambria" w:eastAsia="SimSun" w:hAnsi="Cambria"/>
          <w:bCs/>
          <w:sz w:val="20"/>
          <w:szCs w:val="20"/>
          <w:lang w:eastAsia="zh-CN"/>
        </w:rPr>
        <w:t>16.3</w:t>
      </w:r>
      <w:r>
        <w:rPr>
          <w:rFonts w:ascii="Cambria" w:eastAsia="SimSun" w:hAnsi="Cambria"/>
          <w:bCs/>
          <w:sz w:val="20"/>
          <w:szCs w:val="20"/>
          <w:lang w:eastAsia="zh-CN"/>
        </w:rPr>
        <w:tab/>
      </w:r>
      <w:ins w:id="145" w:author="PLA" w:date="2023-01-04T17:40:00Z">
        <w:r w:rsidRPr="002E7469">
          <w:rPr>
            <w:rFonts w:ascii="Cambria" w:eastAsia="SimSun" w:hAnsi="Cambria"/>
            <w:bCs/>
            <w:sz w:val="20"/>
            <w:szCs w:val="20"/>
            <w:lang w:eastAsia="zh-CN"/>
          </w:rPr>
          <w:t>In the event of breach of this clause by the Employee, the Employee shall pay be liable to pay liquidated damages of an amount of INR 20</w:t>
        </w:r>
      </w:ins>
      <w:r w:rsidRPr="002E7469">
        <w:rPr>
          <w:rFonts w:ascii="Cambria" w:eastAsia="SimSun" w:hAnsi="Cambria"/>
          <w:bCs/>
          <w:sz w:val="20"/>
          <w:szCs w:val="20"/>
          <w:lang w:eastAsia="zh-CN"/>
        </w:rPr>
        <w:t>, 00,000</w:t>
      </w:r>
      <w:ins w:id="146" w:author="PLA" w:date="2023-01-04T17:40:00Z">
        <w:r w:rsidRPr="002E7469">
          <w:rPr>
            <w:rFonts w:ascii="Cambria" w:eastAsia="SimSun" w:hAnsi="Cambria"/>
            <w:bCs/>
            <w:sz w:val="20"/>
            <w:szCs w:val="20"/>
            <w:lang w:eastAsia="zh-CN"/>
          </w:rPr>
          <w:t xml:space="preserve"> (Rupees Twenty Lakh Only) to the Company due to a breach of this clause by the Employee, which shall be in addition to the other rights and remedies available to the Company under this Agreement or under any law in force.</w:t>
        </w:r>
      </w:ins>
    </w:p>
    <w:p w14:paraId="4D32A18C" w14:textId="77777777" w:rsidR="003F664A" w:rsidRPr="002E7469" w:rsidRDefault="003F664A" w:rsidP="003F664A">
      <w:pPr>
        <w:pStyle w:val="Title"/>
        <w:spacing w:line="360" w:lineRule="auto"/>
        <w:jc w:val="both"/>
        <w:rPr>
          <w:ins w:id="147" w:author="PLA" w:date="2023-01-04T17:40:00Z"/>
          <w:rFonts w:ascii="Cambria" w:eastAsia="SimSun" w:hAnsi="Cambria" w:cs="Times New Roman"/>
          <w:b/>
          <w:sz w:val="20"/>
          <w:szCs w:val="20"/>
          <w:lang w:eastAsia="zh-CN"/>
        </w:rPr>
      </w:pPr>
    </w:p>
    <w:p w14:paraId="2A6C5E5D" w14:textId="77777777" w:rsidR="003F664A" w:rsidRPr="002E7469" w:rsidRDefault="003F664A" w:rsidP="003F664A">
      <w:pPr>
        <w:pStyle w:val="Title"/>
        <w:spacing w:line="360" w:lineRule="auto"/>
        <w:ind w:left="720" w:hanging="720"/>
        <w:jc w:val="both"/>
        <w:rPr>
          <w:ins w:id="148" w:author="PLA" w:date="2023-01-04T17:40:00Z"/>
          <w:rFonts w:ascii="Cambria" w:eastAsia="SimSun" w:hAnsi="Cambria" w:cs="Times New Roman"/>
          <w:b/>
          <w:sz w:val="20"/>
          <w:szCs w:val="20"/>
          <w:lang w:eastAsia="zh-CN"/>
        </w:rPr>
      </w:pPr>
      <w:ins w:id="149" w:author="PLA" w:date="2023-01-04T17:40:00Z">
        <w:r w:rsidRPr="002E7469">
          <w:rPr>
            <w:rFonts w:ascii="Cambria" w:eastAsia="SimSun" w:hAnsi="Cambria" w:cs="Times New Roman"/>
            <w:sz w:val="20"/>
            <w:szCs w:val="20"/>
            <w:lang w:eastAsia="zh-CN"/>
          </w:rPr>
          <w:t>16.</w:t>
        </w:r>
      </w:ins>
      <w:r>
        <w:rPr>
          <w:rFonts w:ascii="Cambria" w:eastAsia="SimSun" w:hAnsi="Cambria" w:cs="Times New Roman"/>
          <w:sz w:val="20"/>
          <w:szCs w:val="20"/>
          <w:lang w:eastAsia="zh-CN"/>
        </w:rPr>
        <w:t>4</w:t>
      </w:r>
      <w:ins w:id="150" w:author="PLA" w:date="2023-01-04T17:40:00Z">
        <w:r w:rsidRPr="002E7469">
          <w:rPr>
            <w:rFonts w:ascii="Cambria" w:eastAsia="SimSun" w:hAnsi="Cambria" w:cs="Times New Roman"/>
            <w:sz w:val="20"/>
            <w:szCs w:val="20"/>
            <w:lang w:eastAsia="zh-CN"/>
          </w:rPr>
          <w:tab/>
          <w:t>Appendix A, B and C attached herein may be amended from time to time by the Company and such updated Appendix A, B and C shall be applicable to the Employee from the date of such amendment, without any requirement of entering into a separate amendment.</w:t>
        </w:r>
      </w:ins>
    </w:p>
    <w:p w14:paraId="1A6CEA3B" w14:textId="77777777" w:rsidR="003F664A" w:rsidRPr="002E7469" w:rsidRDefault="003F664A" w:rsidP="003F664A">
      <w:pPr>
        <w:pStyle w:val="Title"/>
        <w:spacing w:line="360" w:lineRule="auto"/>
        <w:jc w:val="both"/>
        <w:rPr>
          <w:ins w:id="151" w:author="PLA" w:date="2023-01-04T17:40:00Z"/>
          <w:rFonts w:ascii="Cambria" w:eastAsia="SimSun" w:hAnsi="Cambria" w:cs="Times New Roman"/>
          <w:b/>
          <w:sz w:val="20"/>
          <w:szCs w:val="20"/>
          <w:lang w:eastAsia="zh-CN"/>
        </w:rPr>
      </w:pPr>
    </w:p>
    <w:p w14:paraId="5F62A81B" w14:textId="77777777" w:rsidR="003F664A" w:rsidRDefault="003F664A" w:rsidP="003F664A">
      <w:pPr>
        <w:spacing w:line="360" w:lineRule="auto"/>
        <w:ind w:left="720" w:hanging="720"/>
        <w:jc w:val="both"/>
        <w:rPr>
          <w:rFonts w:ascii="Cambria" w:eastAsia="SimSun" w:hAnsi="Cambria"/>
          <w:bCs/>
          <w:sz w:val="20"/>
          <w:szCs w:val="20"/>
          <w:lang w:eastAsia="zh-CN"/>
        </w:rPr>
      </w:pPr>
      <w:ins w:id="152" w:author="PLA" w:date="2023-01-04T17:40:00Z">
        <w:r w:rsidRPr="002E7469">
          <w:rPr>
            <w:rFonts w:ascii="Cambria" w:eastAsia="SimSun" w:hAnsi="Cambria"/>
            <w:bCs/>
            <w:sz w:val="20"/>
            <w:szCs w:val="20"/>
            <w:lang w:eastAsia="zh-CN"/>
          </w:rPr>
          <w:t>16.</w:t>
        </w:r>
      </w:ins>
      <w:r>
        <w:rPr>
          <w:rFonts w:ascii="Cambria" w:eastAsia="SimSun" w:hAnsi="Cambria"/>
          <w:bCs/>
          <w:sz w:val="20"/>
          <w:szCs w:val="20"/>
          <w:lang w:eastAsia="zh-CN"/>
        </w:rPr>
        <w:t>5</w:t>
      </w:r>
      <w:ins w:id="153" w:author="PLA" w:date="2023-01-04T17:40:00Z">
        <w:r w:rsidRPr="002E7469">
          <w:rPr>
            <w:rFonts w:ascii="Cambria" w:eastAsia="SimSun" w:hAnsi="Cambria"/>
            <w:bCs/>
            <w:sz w:val="20"/>
            <w:szCs w:val="20"/>
            <w:lang w:eastAsia="zh-CN"/>
          </w:rPr>
          <w:tab/>
          <w:t>In the event of the breach of any of the obligations of this clause by the Employee, the Company reserves its right to obtain such preliminary, temporary or permanent, mandatory or restraining injunctions, order or decrees as may be necessary to protect the Company against such breach by the Employee and shall also be entitled to claim damages and/or compensation from the Employee for the loss of profits, goodwill and any other loss incurred by the Company due to such breach.</w:t>
        </w:r>
      </w:ins>
    </w:p>
    <w:p w14:paraId="66D8095E" w14:textId="7997FD93" w:rsidR="003F664A" w:rsidRPr="00B7508A" w:rsidRDefault="003F664A" w:rsidP="003F664A">
      <w:pPr>
        <w:spacing w:line="360" w:lineRule="auto"/>
        <w:ind w:left="720" w:hanging="720"/>
        <w:jc w:val="both"/>
        <w:rPr>
          <w:rFonts w:ascii="Cambria" w:hAnsi="Cambria"/>
          <w:b/>
          <w:sz w:val="20"/>
          <w:szCs w:val="20"/>
        </w:rPr>
      </w:pPr>
      <w:r w:rsidRPr="00B7508A">
        <w:rPr>
          <w:rFonts w:ascii="Cambria" w:hAnsi="Cambria"/>
          <w:sz w:val="20"/>
          <w:szCs w:val="20"/>
        </w:rPr>
        <w:t>16.6</w:t>
      </w:r>
      <w:r w:rsidRPr="00B7508A">
        <w:rPr>
          <w:rFonts w:ascii="Cambria" w:hAnsi="Cambria"/>
          <w:b/>
          <w:sz w:val="20"/>
          <w:szCs w:val="20"/>
        </w:rPr>
        <w:t xml:space="preserve"> </w:t>
      </w:r>
      <w:r w:rsidRPr="00B7508A">
        <w:rPr>
          <w:rFonts w:ascii="Cambria" w:hAnsi="Cambria"/>
          <w:b/>
          <w:sz w:val="20"/>
          <w:szCs w:val="20"/>
        </w:rPr>
        <w:tab/>
      </w:r>
      <w:r w:rsidRPr="00B7508A">
        <w:rPr>
          <w:rFonts w:ascii="Cambria" w:hAnsi="Cambria"/>
          <w:sz w:val="20"/>
          <w:szCs w:val="20"/>
        </w:rPr>
        <w:t xml:space="preserve">The Employee agrees that for a period of </w:t>
      </w:r>
      <w:ins w:id="154" w:author="Nilkanth Nikam" w:date="2021-03-23T18:54:00Z">
        <w:r w:rsidR="00942F78">
          <w:rPr>
            <w:rFonts w:ascii="Cambria" w:hAnsi="Cambria"/>
            <w:sz w:val="20"/>
            <w:szCs w:val="20"/>
          </w:rPr>
          <w:fldChar w:fldCharType="begin"/>
        </w:r>
        <w:r w:rsidR="00942F78">
          <w:rPr>
            <w:rFonts w:ascii="Cambria" w:hAnsi="Cambria"/>
            <w:sz w:val="20"/>
            <w:szCs w:val="20"/>
          </w:rPr>
          <w:instrText xml:space="preserve"> MERGEFIELD  AgreementPeriod </w:instrText>
        </w:r>
      </w:ins>
      <w:r w:rsidR="00942F78">
        <w:rPr>
          <w:rFonts w:ascii="Cambria" w:hAnsi="Cambria"/>
          <w:sz w:val="20"/>
          <w:szCs w:val="20"/>
        </w:rPr>
        <w:fldChar w:fldCharType="separate"/>
      </w:r>
      <w:ins w:id="155" w:author="Nilkanth Nikam" w:date="2021-03-23T18:54:00Z">
        <w:r w:rsidR="00942F78">
          <w:rPr>
            <w:rFonts w:ascii="Cambria" w:hAnsi="Cambria"/>
            <w:noProof/>
            <w:sz w:val="20"/>
            <w:szCs w:val="20"/>
          </w:rPr>
          <w:t>«AgreementPeriod»</w:t>
        </w:r>
        <w:r w:rsidR="00942F78">
          <w:rPr>
            <w:rFonts w:ascii="Cambria" w:hAnsi="Cambria"/>
            <w:sz w:val="20"/>
            <w:szCs w:val="20"/>
          </w:rPr>
          <w:fldChar w:fldCharType="end"/>
        </w:r>
      </w:ins>
      <w:r w:rsidRPr="00B7508A">
        <w:rPr>
          <w:rFonts w:ascii="Cambria" w:hAnsi="Cambria"/>
          <w:sz w:val="20"/>
          <w:szCs w:val="20"/>
        </w:rPr>
        <w:t xml:space="preserve"> years, following the termination or completion of this Agreement with the Company and its sister concerns, the Employee will not, directly or indirectly, engage in any business that competes with Company and its sister concerns said Business, nor will they solicit or engage with any of Company’s and its sister concerns clients or employees in a manner that would compete with the Company's interests, without the prior written consent of the Company (Listed in Appendix A, B, C).</w:t>
      </w:r>
      <w:r w:rsidRPr="00B7508A">
        <w:rPr>
          <w:rFonts w:ascii="Cambria" w:hAnsi="Cambria"/>
          <w:b/>
          <w:sz w:val="20"/>
          <w:szCs w:val="20"/>
        </w:rPr>
        <w:t xml:space="preserve"> </w:t>
      </w:r>
    </w:p>
    <w:p w14:paraId="08EC5B21" w14:textId="77777777" w:rsidR="003F664A" w:rsidRPr="00B7508A" w:rsidRDefault="003F664A" w:rsidP="003F664A">
      <w:pPr>
        <w:spacing w:line="360" w:lineRule="auto"/>
        <w:ind w:left="720" w:hanging="720"/>
        <w:jc w:val="both"/>
        <w:rPr>
          <w:rFonts w:ascii="Cambria" w:hAnsi="Cambria"/>
          <w:b/>
          <w:sz w:val="20"/>
          <w:szCs w:val="20"/>
        </w:rPr>
      </w:pPr>
    </w:p>
    <w:p w14:paraId="6E70BDC1" w14:textId="77777777" w:rsidR="003F664A" w:rsidRPr="00B7508A" w:rsidRDefault="003F664A" w:rsidP="003F664A">
      <w:pPr>
        <w:spacing w:line="360" w:lineRule="auto"/>
        <w:ind w:left="720" w:hanging="720"/>
        <w:jc w:val="both"/>
        <w:rPr>
          <w:rFonts w:ascii="Cambria" w:hAnsi="Cambria"/>
          <w:sz w:val="20"/>
          <w:szCs w:val="20"/>
        </w:rPr>
      </w:pPr>
      <w:r w:rsidRPr="00B7508A">
        <w:rPr>
          <w:rFonts w:ascii="Cambria" w:hAnsi="Cambria"/>
          <w:sz w:val="20"/>
          <w:szCs w:val="20"/>
        </w:rPr>
        <w:t xml:space="preserve">16.7 </w:t>
      </w:r>
      <w:r w:rsidRPr="00B7508A">
        <w:rPr>
          <w:rFonts w:ascii="Cambria" w:hAnsi="Cambria"/>
          <w:sz w:val="20"/>
          <w:szCs w:val="20"/>
        </w:rPr>
        <w:tab/>
        <w:t xml:space="preserve">The Employee agrees that during and after this Agreement, the Employee will not disclose, use, or share any confidential information, including but not limited to the said </w:t>
      </w:r>
      <w:proofErr w:type="gramStart"/>
      <w:r w:rsidRPr="00B7508A">
        <w:rPr>
          <w:rFonts w:ascii="Cambria" w:hAnsi="Cambria"/>
          <w:sz w:val="20"/>
          <w:szCs w:val="20"/>
        </w:rPr>
        <w:t>Business</w:t>
      </w:r>
      <w:proofErr w:type="gramEnd"/>
      <w:r w:rsidRPr="00B7508A">
        <w:rPr>
          <w:rFonts w:ascii="Cambria" w:hAnsi="Cambria"/>
          <w:sz w:val="20"/>
          <w:szCs w:val="20"/>
        </w:rPr>
        <w:t>, client data, cyber security, the ITM Services or proprietary information, with any competitor or third party. This obligation shall survive the termination of this Agreement.</w:t>
      </w:r>
    </w:p>
    <w:p w14:paraId="762C7ADD" w14:textId="77777777" w:rsidR="003F664A" w:rsidRPr="00B7508A" w:rsidRDefault="003F664A" w:rsidP="003F664A">
      <w:pPr>
        <w:pStyle w:val="Title"/>
        <w:spacing w:line="360" w:lineRule="auto"/>
        <w:ind w:left="720"/>
        <w:jc w:val="both"/>
        <w:rPr>
          <w:rFonts w:ascii="Cambria" w:hAnsi="Cambria" w:cs="Times New Roman"/>
          <w:b/>
          <w:sz w:val="20"/>
          <w:szCs w:val="20"/>
        </w:rPr>
      </w:pPr>
    </w:p>
    <w:p w14:paraId="237263E7" w14:textId="77777777" w:rsidR="003F664A" w:rsidRPr="00B7508A" w:rsidRDefault="003F664A" w:rsidP="003F664A">
      <w:pPr>
        <w:pStyle w:val="Title"/>
        <w:spacing w:line="360" w:lineRule="auto"/>
        <w:ind w:left="720" w:hanging="720"/>
        <w:jc w:val="both"/>
        <w:rPr>
          <w:rFonts w:ascii="Cambria" w:hAnsi="Cambria" w:cs="Times New Roman"/>
          <w:b/>
          <w:sz w:val="20"/>
          <w:szCs w:val="20"/>
        </w:rPr>
      </w:pPr>
      <w:r w:rsidRPr="00B7508A">
        <w:rPr>
          <w:rFonts w:ascii="Cambria" w:hAnsi="Cambria" w:cs="Times New Roman"/>
          <w:sz w:val="20"/>
          <w:szCs w:val="20"/>
        </w:rPr>
        <w:t xml:space="preserve">16.8 </w:t>
      </w:r>
      <w:r w:rsidRPr="00B7508A">
        <w:rPr>
          <w:rFonts w:ascii="Cambria" w:hAnsi="Cambria" w:cs="Times New Roman"/>
          <w:sz w:val="20"/>
          <w:szCs w:val="20"/>
        </w:rPr>
        <w:tab/>
        <w:t xml:space="preserve">Any direct, indirect, or consequential breach of this Non-Compete and Non-Solicitation clause shall constitute a material violation of this Agreement and the Company shall, </w:t>
      </w:r>
      <w:r w:rsidRPr="00B7508A">
        <w:rPr>
          <w:rFonts w:ascii="Cambria" w:eastAsia="SimSun" w:hAnsi="Cambria"/>
          <w:sz w:val="20"/>
          <w:szCs w:val="20"/>
          <w:lang w:eastAsia="zh-CN"/>
        </w:rPr>
        <w:t xml:space="preserve">as per the terms mentioned in clause </w:t>
      </w:r>
      <w:r w:rsidRPr="00B7508A">
        <w:rPr>
          <w:rFonts w:ascii="Cambria" w:hAnsi="Cambria" w:cs="Times New Roman"/>
          <w:sz w:val="20"/>
          <w:szCs w:val="20"/>
        </w:rPr>
        <w:t>11.2.3.1</w:t>
      </w:r>
      <w:r w:rsidRPr="00B7508A">
        <w:rPr>
          <w:rFonts w:ascii="Cambria" w:hAnsi="Cambria"/>
          <w:sz w:val="20"/>
          <w:szCs w:val="20"/>
        </w:rPr>
        <w:t xml:space="preserve"> of this Agreement, </w:t>
      </w:r>
      <w:r w:rsidRPr="00B7508A">
        <w:rPr>
          <w:rFonts w:ascii="Cambria" w:hAnsi="Cambria" w:cs="Times New Roman"/>
          <w:sz w:val="20"/>
          <w:szCs w:val="20"/>
        </w:rPr>
        <w:t xml:space="preserve">reserves the right to terminate this Agreement with immediate effect and shall further reserves the right to take appropriate legal action against such Employee for non-compliance of this clause. </w:t>
      </w:r>
    </w:p>
    <w:p w14:paraId="766F52E1" w14:textId="77777777" w:rsidR="003F664A" w:rsidRDefault="003F664A" w:rsidP="003F664A">
      <w:pPr>
        <w:spacing w:line="360" w:lineRule="auto"/>
        <w:jc w:val="both"/>
        <w:rPr>
          <w:rFonts w:ascii="Cambria" w:hAnsi="Cambria"/>
          <w:sz w:val="20"/>
          <w:szCs w:val="20"/>
        </w:rPr>
      </w:pPr>
    </w:p>
    <w:p w14:paraId="27CB8A42" w14:textId="77777777" w:rsidR="003F664A" w:rsidRPr="00DC59CD" w:rsidDel="00B405D7" w:rsidRDefault="003F664A" w:rsidP="003F664A">
      <w:pPr>
        <w:pStyle w:val="Title"/>
        <w:spacing w:line="360" w:lineRule="auto"/>
        <w:jc w:val="both"/>
        <w:rPr>
          <w:del w:id="156" w:author="PLA" w:date="2023-01-04T17:40:00Z"/>
          <w:rFonts w:ascii="Cambria" w:hAnsi="Cambria" w:cs="Times New Roman"/>
          <w:b/>
          <w:sz w:val="20"/>
          <w:szCs w:val="20"/>
        </w:rPr>
      </w:pPr>
      <w:del w:id="157" w:author="PLA" w:date="2023-01-04T17:40:00Z">
        <w:r w:rsidDel="00B405D7">
          <w:rPr>
            <w:rFonts w:ascii="Cambria" w:hAnsi="Cambria" w:cs="Times New Roman"/>
            <w:sz w:val="20"/>
            <w:szCs w:val="20"/>
          </w:rPr>
          <w:delText>16</w:delText>
        </w:r>
        <w:r w:rsidRPr="00DC59CD" w:rsidDel="00B405D7">
          <w:rPr>
            <w:rFonts w:ascii="Cambria" w:hAnsi="Cambria" w:cs="Times New Roman"/>
            <w:sz w:val="20"/>
            <w:szCs w:val="20"/>
          </w:rPr>
          <w:delText>.1</w:delText>
        </w:r>
        <w:r w:rsidRPr="00DC59CD" w:rsidDel="00B405D7">
          <w:rPr>
            <w:rFonts w:ascii="Cambria" w:hAnsi="Cambria" w:cs="Times New Roman"/>
            <w:sz w:val="20"/>
            <w:szCs w:val="20"/>
          </w:rPr>
          <w:tab/>
          <w:delText xml:space="preserve">During the subsistence of this agreement and three years following the expiration, termination of this agreement or abandonment of services notwithstanding the cause or reason for termination or abandonment, the Employee inclusive of </w:delText>
        </w:r>
        <w:r w:rsidDel="00B405D7">
          <w:rPr>
            <w:rFonts w:ascii="Cambria" w:hAnsi="Cambria" w:cs="Times New Roman"/>
            <w:sz w:val="20"/>
            <w:szCs w:val="20"/>
          </w:rPr>
          <w:delText>her</w:delText>
        </w:r>
        <w:r w:rsidRPr="00DC59CD" w:rsidDel="00B405D7">
          <w:rPr>
            <w:rFonts w:ascii="Cambria" w:hAnsi="Cambria" w:cs="Times New Roman"/>
            <w:sz w:val="20"/>
            <w:szCs w:val="20"/>
          </w:rPr>
          <w:delText xml:space="preserve"> direct beneficiaries in business interest and title hereby agrees:</w:delText>
        </w:r>
      </w:del>
    </w:p>
    <w:p w14:paraId="4683DE04" w14:textId="77777777" w:rsidR="003F664A" w:rsidRPr="00DC59CD" w:rsidDel="00B405D7" w:rsidRDefault="003F664A" w:rsidP="003F664A">
      <w:pPr>
        <w:pStyle w:val="Title"/>
        <w:spacing w:line="360" w:lineRule="auto"/>
        <w:jc w:val="both"/>
        <w:rPr>
          <w:del w:id="158" w:author="PLA" w:date="2023-01-04T17:40:00Z"/>
          <w:rFonts w:ascii="Cambria" w:hAnsi="Cambria" w:cs="Times New Roman"/>
          <w:b/>
          <w:sz w:val="20"/>
          <w:szCs w:val="20"/>
        </w:rPr>
      </w:pPr>
    </w:p>
    <w:p w14:paraId="4BE929B3" w14:textId="77777777" w:rsidR="003F664A" w:rsidRPr="00DC59CD" w:rsidDel="00B405D7" w:rsidRDefault="003F664A" w:rsidP="003F664A">
      <w:pPr>
        <w:pStyle w:val="Title"/>
        <w:spacing w:line="360" w:lineRule="auto"/>
        <w:jc w:val="both"/>
        <w:rPr>
          <w:del w:id="159" w:author="PLA" w:date="2023-01-04T17:40:00Z"/>
          <w:rFonts w:ascii="Cambria" w:hAnsi="Cambria" w:cs="Times New Roman"/>
          <w:b/>
          <w:sz w:val="20"/>
          <w:szCs w:val="20"/>
        </w:rPr>
      </w:pPr>
      <w:del w:id="160" w:author="PLA" w:date="2023-01-04T17:40:00Z">
        <w:r w:rsidRPr="00DC59CD" w:rsidDel="00B405D7">
          <w:rPr>
            <w:rFonts w:ascii="Cambria" w:hAnsi="Cambria" w:cs="Times New Roman"/>
            <w:sz w:val="20"/>
            <w:szCs w:val="20"/>
          </w:rPr>
          <w:delText>a)</w:delText>
        </w:r>
        <w:r w:rsidRPr="00DC59CD" w:rsidDel="00B405D7">
          <w:rPr>
            <w:rFonts w:ascii="Cambria" w:hAnsi="Cambria" w:cs="Times New Roman"/>
            <w:sz w:val="20"/>
            <w:szCs w:val="20"/>
          </w:rPr>
          <w:tab/>
          <w:delText xml:space="preserve">Not to directly or indirectly whether as principal, agent, partner, employee or in any other capacity compete with the business of the Company, its sister concerns, its successor and assigns and such other venture undertaken by the Company.  </w:delText>
        </w:r>
      </w:del>
    </w:p>
    <w:p w14:paraId="4AF1A798" w14:textId="77777777" w:rsidR="003F664A" w:rsidRPr="00DC59CD" w:rsidDel="00B405D7" w:rsidRDefault="003F664A" w:rsidP="003F664A">
      <w:pPr>
        <w:pStyle w:val="Title"/>
        <w:spacing w:line="360" w:lineRule="auto"/>
        <w:jc w:val="both"/>
        <w:rPr>
          <w:del w:id="161" w:author="PLA" w:date="2023-01-04T17:40:00Z"/>
          <w:rFonts w:ascii="Cambria" w:hAnsi="Cambria" w:cs="Times New Roman"/>
          <w:b/>
          <w:sz w:val="20"/>
          <w:szCs w:val="20"/>
        </w:rPr>
      </w:pPr>
    </w:p>
    <w:p w14:paraId="33B75DD1" w14:textId="77777777" w:rsidR="003F664A" w:rsidRPr="00DC59CD" w:rsidDel="00B405D7" w:rsidRDefault="003F664A" w:rsidP="003F664A">
      <w:pPr>
        <w:pStyle w:val="Title"/>
        <w:spacing w:line="360" w:lineRule="auto"/>
        <w:jc w:val="both"/>
        <w:rPr>
          <w:del w:id="162" w:author="PLA" w:date="2023-01-04T17:40:00Z"/>
          <w:rFonts w:ascii="Cambria" w:hAnsi="Cambria" w:cs="Times New Roman"/>
          <w:b/>
          <w:sz w:val="20"/>
          <w:szCs w:val="20"/>
        </w:rPr>
      </w:pPr>
      <w:del w:id="163" w:author="PLA" w:date="2023-01-04T17:40:00Z">
        <w:r w:rsidRPr="00DC59CD" w:rsidDel="00B405D7">
          <w:rPr>
            <w:rFonts w:ascii="Cambria" w:hAnsi="Cambria" w:cs="Times New Roman"/>
            <w:sz w:val="20"/>
            <w:szCs w:val="20"/>
          </w:rPr>
          <w:delText>b)</w:delText>
        </w:r>
        <w:r w:rsidRPr="00DC59CD" w:rsidDel="00B405D7">
          <w:rPr>
            <w:rFonts w:ascii="Cambria" w:hAnsi="Cambria" w:cs="Times New Roman"/>
            <w:sz w:val="20"/>
            <w:szCs w:val="20"/>
          </w:rPr>
          <w:tab/>
          <w:delText>Not to compete with the business of the Company using the Company’s confidential information in it’s embodied or disembodied form.</w:delText>
        </w:r>
      </w:del>
    </w:p>
    <w:p w14:paraId="1C96EE79" w14:textId="77777777" w:rsidR="003F664A" w:rsidRPr="00DC59CD" w:rsidDel="00B405D7" w:rsidRDefault="003F664A" w:rsidP="003F664A">
      <w:pPr>
        <w:pStyle w:val="Title"/>
        <w:spacing w:line="360" w:lineRule="auto"/>
        <w:jc w:val="both"/>
        <w:rPr>
          <w:del w:id="164" w:author="PLA" w:date="2023-01-04T17:40:00Z"/>
          <w:rFonts w:ascii="Cambria" w:hAnsi="Cambria" w:cs="Times New Roman"/>
          <w:b/>
          <w:sz w:val="20"/>
          <w:szCs w:val="20"/>
        </w:rPr>
      </w:pPr>
    </w:p>
    <w:p w14:paraId="65475FBD" w14:textId="77777777" w:rsidR="003F664A" w:rsidRPr="00DC59CD" w:rsidDel="00B405D7" w:rsidRDefault="003F664A" w:rsidP="003F664A">
      <w:pPr>
        <w:pStyle w:val="Title"/>
        <w:spacing w:line="360" w:lineRule="auto"/>
        <w:jc w:val="both"/>
        <w:rPr>
          <w:del w:id="165" w:author="PLA" w:date="2023-01-04T17:40:00Z"/>
          <w:rFonts w:ascii="Cambria" w:hAnsi="Cambria" w:cs="Times New Roman"/>
          <w:b/>
          <w:sz w:val="20"/>
          <w:szCs w:val="20"/>
        </w:rPr>
      </w:pPr>
      <w:del w:id="166" w:author="PLA" w:date="2023-01-04T17:40:00Z">
        <w:r w:rsidRPr="00DC59CD" w:rsidDel="00B405D7">
          <w:rPr>
            <w:rFonts w:ascii="Cambria" w:hAnsi="Cambria" w:cs="Times New Roman"/>
            <w:sz w:val="20"/>
            <w:szCs w:val="20"/>
          </w:rPr>
          <w:delText>c)</w:delText>
        </w:r>
        <w:r w:rsidRPr="00DC59CD" w:rsidDel="00B405D7">
          <w:rPr>
            <w:rFonts w:ascii="Cambria" w:hAnsi="Cambria" w:cs="Times New Roman"/>
            <w:sz w:val="20"/>
            <w:szCs w:val="20"/>
          </w:rPr>
          <w:tab/>
          <w:delText>Not to interact with any of the present/ex-employees, present/ex-consultants and/or present/ex- local/abroad vendors of the Company, its sister concerns and/or their clients with a view to start a competing business.</w:delText>
        </w:r>
      </w:del>
    </w:p>
    <w:p w14:paraId="7E30AFF2" w14:textId="77777777" w:rsidR="003F664A" w:rsidRPr="00DC59CD" w:rsidDel="00B405D7" w:rsidRDefault="003F664A" w:rsidP="003F664A">
      <w:pPr>
        <w:pStyle w:val="Title"/>
        <w:spacing w:line="360" w:lineRule="auto"/>
        <w:jc w:val="both"/>
        <w:rPr>
          <w:del w:id="167" w:author="PLA" w:date="2023-01-04T17:40:00Z"/>
          <w:rFonts w:ascii="Cambria" w:hAnsi="Cambria" w:cs="Times New Roman"/>
          <w:b/>
          <w:sz w:val="20"/>
          <w:szCs w:val="20"/>
        </w:rPr>
      </w:pPr>
    </w:p>
    <w:p w14:paraId="2CDAD266" w14:textId="77777777" w:rsidR="003F664A" w:rsidDel="00B405D7" w:rsidRDefault="003F664A" w:rsidP="003F664A">
      <w:pPr>
        <w:tabs>
          <w:tab w:val="left" w:pos="0"/>
        </w:tabs>
        <w:spacing w:line="360" w:lineRule="auto"/>
        <w:jc w:val="both"/>
        <w:rPr>
          <w:del w:id="168" w:author="PLA" w:date="2023-01-04T17:40:00Z"/>
          <w:rFonts w:ascii="Cambria" w:hAnsi="Cambria"/>
          <w:bCs/>
          <w:sz w:val="20"/>
          <w:szCs w:val="20"/>
        </w:rPr>
      </w:pPr>
      <w:del w:id="169" w:author="PLA" w:date="2023-01-04T17:40:00Z">
        <w:r w:rsidRPr="00DC59CD" w:rsidDel="00B405D7">
          <w:rPr>
            <w:rFonts w:ascii="Cambria" w:hAnsi="Cambria" w:cs="Lucida Sans Unicode"/>
            <w:sz w:val="20"/>
            <w:szCs w:val="20"/>
            <w:lang w:val="en-GB"/>
          </w:rPr>
          <w:delText xml:space="preserve">d) </w:delText>
        </w:r>
        <w:r w:rsidRPr="00DC59CD" w:rsidDel="00B405D7">
          <w:rPr>
            <w:rFonts w:ascii="Cambria" w:hAnsi="Cambria" w:cs="Lucida Sans Unicode"/>
            <w:sz w:val="20"/>
            <w:szCs w:val="20"/>
            <w:lang w:val="en-GB"/>
          </w:rPr>
          <w:tab/>
        </w:r>
        <w:r w:rsidRPr="00DC59CD" w:rsidDel="00B405D7">
          <w:rPr>
            <w:rFonts w:ascii="Cambria" w:hAnsi="Cambria"/>
            <w:bCs/>
            <w:sz w:val="20"/>
            <w:szCs w:val="20"/>
          </w:rPr>
          <w:delText>Not to have any ownership interest in any business in competition with the Company’s business and/or participate in the organization, financing, operation, management or control of any business in competition with the Company’s business as conducted by the Company.</w:delText>
        </w:r>
      </w:del>
    </w:p>
    <w:p w14:paraId="61C653B7" w14:textId="77777777" w:rsidR="003F664A" w:rsidDel="00B405D7" w:rsidRDefault="003F664A" w:rsidP="003F664A">
      <w:pPr>
        <w:tabs>
          <w:tab w:val="left" w:pos="0"/>
        </w:tabs>
        <w:spacing w:line="360" w:lineRule="auto"/>
        <w:jc w:val="both"/>
        <w:rPr>
          <w:del w:id="170" w:author="PLA" w:date="2023-01-04T17:40:00Z"/>
          <w:rFonts w:ascii="Cambria" w:hAnsi="Cambria"/>
          <w:bCs/>
          <w:sz w:val="20"/>
          <w:szCs w:val="20"/>
        </w:rPr>
      </w:pPr>
    </w:p>
    <w:p w14:paraId="10868A52" w14:textId="77777777" w:rsidR="003F664A" w:rsidRPr="00B405D7" w:rsidDel="00B405D7" w:rsidRDefault="003F664A" w:rsidP="003F664A">
      <w:pPr>
        <w:tabs>
          <w:tab w:val="left" w:pos="0"/>
        </w:tabs>
        <w:spacing w:line="360" w:lineRule="auto"/>
        <w:jc w:val="both"/>
        <w:rPr>
          <w:del w:id="171" w:author="PLA" w:date="2023-01-04T17:40:00Z"/>
          <w:rFonts w:ascii="Cambria" w:hAnsi="Cambria" w:cs="Lucida Sans Unicode"/>
          <w:sz w:val="20"/>
          <w:szCs w:val="20"/>
          <w:lang w:val="en-GB"/>
        </w:rPr>
      </w:pPr>
      <w:del w:id="172" w:author="PLA" w:date="2023-01-04T17:40:00Z">
        <w:r w:rsidRPr="00B405D7" w:rsidDel="00B405D7">
          <w:rPr>
            <w:rFonts w:ascii="Cambria" w:hAnsi="Cambria" w:cs="Lucida Sans Unicode"/>
            <w:sz w:val="20"/>
            <w:szCs w:val="20"/>
            <w:lang w:val="en-GB"/>
          </w:rPr>
          <w:delText>e) Notwithstanding anything contained hereinabove, the Employee agrees not to either, directly or indirectly:</w:delText>
        </w:r>
      </w:del>
    </w:p>
    <w:p w14:paraId="1475226A" w14:textId="77777777" w:rsidR="003F664A" w:rsidRPr="00B405D7" w:rsidDel="00B405D7" w:rsidRDefault="003F664A" w:rsidP="003F664A">
      <w:pPr>
        <w:tabs>
          <w:tab w:val="left" w:pos="0"/>
        </w:tabs>
        <w:spacing w:line="360" w:lineRule="auto"/>
        <w:ind w:left="720"/>
        <w:jc w:val="both"/>
        <w:rPr>
          <w:del w:id="173" w:author="PLA" w:date="2023-01-04T17:40:00Z"/>
          <w:rFonts w:ascii="Cambria" w:hAnsi="Cambria" w:cs="Lucida Sans Unicode"/>
          <w:sz w:val="20"/>
          <w:szCs w:val="20"/>
          <w:lang w:val="en-GB"/>
        </w:rPr>
      </w:pPr>
      <w:del w:id="174" w:author="PLA" w:date="2023-01-04T17:40:00Z">
        <w:r w:rsidRPr="00B405D7" w:rsidDel="00B405D7">
          <w:rPr>
            <w:rFonts w:ascii="Cambria" w:hAnsi="Cambria" w:cs="Lucida Sans Unicode"/>
            <w:sz w:val="20"/>
            <w:szCs w:val="20"/>
            <w:lang w:val="en-GB"/>
          </w:rPr>
          <w:delText xml:space="preserve">(i)  interact or communicate or enter into any discussion with any ex-employees of the Company or any employee of a competing entity. </w:delText>
        </w:r>
      </w:del>
    </w:p>
    <w:p w14:paraId="6CB5FFF1" w14:textId="77777777" w:rsidR="003F664A" w:rsidRPr="00B405D7" w:rsidDel="00B405D7" w:rsidRDefault="003F664A" w:rsidP="003F664A">
      <w:pPr>
        <w:tabs>
          <w:tab w:val="left" w:pos="0"/>
        </w:tabs>
        <w:spacing w:line="360" w:lineRule="auto"/>
        <w:ind w:left="720"/>
        <w:jc w:val="both"/>
        <w:rPr>
          <w:del w:id="175" w:author="PLA" w:date="2023-01-04T17:40:00Z"/>
          <w:rFonts w:ascii="Cambria" w:hAnsi="Cambria" w:cs="Lucida Sans Unicode"/>
          <w:sz w:val="20"/>
          <w:szCs w:val="20"/>
          <w:lang w:val="en-GB"/>
        </w:rPr>
      </w:pPr>
      <w:del w:id="176" w:author="PLA" w:date="2023-01-04T17:40:00Z">
        <w:r w:rsidRPr="00B405D7" w:rsidDel="00B405D7">
          <w:rPr>
            <w:rFonts w:ascii="Cambria" w:hAnsi="Cambria" w:cs="Lucida Sans Unicode"/>
            <w:sz w:val="20"/>
            <w:szCs w:val="20"/>
            <w:lang w:val="en-GB"/>
          </w:rPr>
          <w:delText>(ii) interact or communicate or enter into any discussion with any employee of the Company with a view to join or be employed in a competing entity and/or solicit the employees of the Company.</w:delText>
        </w:r>
      </w:del>
    </w:p>
    <w:p w14:paraId="1D28ACAD" w14:textId="77777777" w:rsidR="003F664A" w:rsidDel="00B405D7" w:rsidRDefault="003F664A" w:rsidP="003F664A">
      <w:pPr>
        <w:tabs>
          <w:tab w:val="left" w:pos="0"/>
        </w:tabs>
        <w:spacing w:line="360" w:lineRule="auto"/>
        <w:jc w:val="both"/>
        <w:rPr>
          <w:del w:id="177" w:author="PLA" w:date="2023-01-04T17:40:00Z"/>
          <w:rFonts w:ascii="Cambria" w:hAnsi="Cambria" w:cs="Lucida Sans Unicode"/>
          <w:sz w:val="20"/>
          <w:szCs w:val="20"/>
          <w:lang w:val="en-GB"/>
        </w:rPr>
      </w:pPr>
      <w:del w:id="178" w:author="PLA" w:date="2023-01-04T17:40:00Z">
        <w:r w:rsidRPr="00B405D7" w:rsidDel="00B405D7">
          <w:rPr>
            <w:rFonts w:ascii="Cambria" w:hAnsi="Cambria" w:cs="Lucida Sans Unicode"/>
            <w:sz w:val="20"/>
            <w:szCs w:val="20"/>
            <w:lang w:val="en-GB"/>
          </w:rPr>
          <w:delText>In the event of termination of this clause by the Employee, the Employee shall pay be liable to pay liquidated damages of an amount of INR 5,00,000 (Rupees Five Lakh Only) to the Company due to a breach of this clause by the Employee, which shall be in addition to the other rights and remedies available to the Company under this Agreement or under any law in force.</w:delText>
        </w:r>
      </w:del>
    </w:p>
    <w:p w14:paraId="3C752085" w14:textId="77777777" w:rsidR="003F664A" w:rsidRPr="0052118A" w:rsidDel="00B405D7" w:rsidRDefault="003F664A" w:rsidP="003F664A">
      <w:pPr>
        <w:tabs>
          <w:tab w:val="left" w:pos="0"/>
        </w:tabs>
        <w:spacing w:line="360" w:lineRule="auto"/>
        <w:jc w:val="both"/>
        <w:rPr>
          <w:del w:id="179" w:author="PLA" w:date="2023-01-04T17:40:00Z"/>
          <w:rFonts w:ascii="Cambria" w:hAnsi="Cambria" w:cs="Lucida Sans Unicode"/>
          <w:sz w:val="20"/>
          <w:szCs w:val="20"/>
          <w:lang w:val="en-GB"/>
        </w:rPr>
      </w:pPr>
    </w:p>
    <w:p w14:paraId="746D6694" w14:textId="77777777" w:rsidR="003F664A" w:rsidRPr="00DC59CD" w:rsidDel="00B405D7" w:rsidRDefault="003F664A" w:rsidP="003F664A">
      <w:pPr>
        <w:pStyle w:val="Title"/>
        <w:spacing w:line="360" w:lineRule="auto"/>
        <w:jc w:val="both"/>
        <w:rPr>
          <w:del w:id="180" w:author="PLA" w:date="2023-01-04T17:40:00Z"/>
          <w:rFonts w:ascii="Cambria" w:hAnsi="Cambria" w:cs="Times New Roman"/>
          <w:b/>
          <w:sz w:val="20"/>
          <w:szCs w:val="20"/>
        </w:rPr>
      </w:pPr>
      <w:del w:id="181" w:author="PLA" w:date="2023-01-04T17:40:00Z">
        <w:r w:rsidDel="00B405D7">
          <w:rPr>
            <w:rFonts w:ascii="Cambria" w:hAnsi="Cambria" w:cs="Times New Roman"/>
            <w:sz w:val="20"/>
            <w:szCs w:val="20"/>
          </w:rPr>
          <w:delText>16</w:delText>
        </w:r>
        <w:r w:rsidRPr="00DC59CD" w:rsidDel="00B405D7">
          <w:rPr>
            <w:rFonts w:ascii="Cambria" w:hAnsi="Cambria" w:cs="Times New Roman"/>
            <w:sz w:val="20"/>
            <w:szCs w:val="20"/>
          </w:rPr>
          <w:delText xml:space="preserve">.2 </w:delText>
        </w:r>
        <w:r w:rsidRPr="00DC59CD" w:rsidDel="00B405D7">
          <w:rPr>
            <w:rFonts w:ascii="Cambria" w:hAnsi="Cambria" w:cs="Times New Roman"/>
            <w:sz w:val="20"/>
            <w:szCs w:val="20"/>
          </w:rPr>
          <w:tab/>
          <w:delText>The Employee unconditionally agrees that till the subsistence of this agreement and three years following the expiration, termination of this agreement or abandonment of services notwithstanding the cause or reason for termination or abandonment, he shall not;</w:delText>
        </w:r>
      </w:del>
    </w:p>
    <w:p w14:paraId="24053AEC" w14:textId="77777777" w:rsidR="003F664A" w:rsidRPr="00DC59CD" w:rsidDel="00B405D7" w:rsidRDefault="003F664A" w:rsidP="003F664A">
      <w:pPr>
        <w:pStyle w:val="Title"/>
        <w:spacing w:line="360" w:lineRule="auto"/>
        <w:jc w:val="both"/>
        <w:rPr>
          <w:del w:id="182" w:author="PLA" w:date="2023-01-04T17:40:00Z"/>
          <w:rFonts w:ascii="Cambria" w:hAnsi="Cambria" w:cs="Times New Roman"/>
          <w:b/>
          <w:sz w:val="20"/>
          <w:szCs w:val="20"/>
        </w:rPr>
      </w:pPr>
    </w:p>
    <w:p w14:paraId="77B22CA6" w14:textId="77777777" w:rsidR="003F664A" w:rsidRPr="00DC59CD" w:rsidDel="00B405D7" w:rsidRDefault="003F664A" w:rsidP="003F664A">
      <w:pPr>
        <w:pStyle w:val="Title"/>
        <w:spacing w:line="360" w:lineRule="auto"/>
        <w:jc w:val="both"/>
        <w:rPr>
          <w:del w:id="183" w:author="PLA" w:date="2023-01-04T17:40:00Z"/>
          <w:rFonts w:ascii="Cambria" w:hAnsi="Cambria" w:cs="Times New Roman"/>
          <w:b/>
          <w:sz w:val="20"/>
          <w:szCs w:val="20"/>
        </w:rPr>
      </w:pPr>
      <w:del w:id="184" w:author="PLA" w:date="2023-01-04T17:40:00Z">
        <w:r w:rsidRPr="00DC59CD" w:rsidDel="00B405D7">
          <w:rPr>
            <w:rFonts w:ascii="Cambria" w:hAnsi="Cambria" w:cs="Times New Roman"/>
            <w:sz w:val="20"/>
            <w:szCs w:val="20"/>
          </w:rPr>
          <w:delText>a)</w:delText>
        </w:r>
        <w:r w:rsidRPr="00DC59CD" w:rsidDel="00B405D7">
          <w:rPr>
            <w:rFonts w:ascii="Cambria" w:hAnsi="Cambria" w:cs="Times New Roman"/>
            <w:sz w:val="20"/>
            <w:szCs w:val="20"/>
          </w:rPr>
          <w:tab/>
          <w:delText xml:space="preserve">Engage in any employment or occupation directly or indirectly connected with the field or business of the Company and such other venture which the Company may undertake. </w:delText>
        </w:r>
      </w:del>
    </w:p>
    <w:p w14:paraId="0967CFFF" w14:textId="77777777" w:rsidR="003F664A" w:rsidRPr="00DC59CD" w:rsidDel="00B405D7" w:rsidRDefault="003F664A" w:rsidP="003F664A">
      <w:pPr>
        <w:pStyle w:val="Title"/>
        <w:spacing w:line="360" w:lineRule="auto"/>
        <w:jc w:val="both"/>
        <w:rPr>
          <w:del w:id="185" w:author="PLA" w:date="2023-01-04T17:40:00Z"/>
          <w:rFonts w:ascii="Cambria" w:hAnsi="Cambria" w:cs="Times New Roman"/>
          <w:b/>
          <w:sz w:val="20"/>
          <w:szCs w:val="20"/>
        </w:rPr>
      </w:pPr>
    </w:p>
    <w:p w14:paraId="6EA32E7E" w14:textId="77777777" w:rsidR="003F664A" w:rsidRPr="00DC59CD" w:rsidDel="00B405D7" w:rsidRDefault="003F664A" w:rsidP="003F664A">
      <w:pPr>
        <w:pStyle w:val="Title"/>
        <w:spacing w:line="360" w:lineRule="auto"/>
        <w:jc w:val="both"/>
        <w:rPr>
          <w:del w:id="186" w:author="PLA" w:date="2023-01-04T17:40:00Z"/>
          <w:rFonts w:ascii="Cambria" w:hAnsi="Cambria" w:cs="Times New Roman"/>
          <w:b/>
          <w:sz w:val="20"/>
          <w:szCs w:val="20"/>
        </w:rPr>
      </w:pPr>
      <w:del w:id="187" w:author="PLA" w:date="2023-01-04T17:40:00Z">
        <w:r w:rsidRPr="00DC59CD" w:rsidDel="00B405D7">
          <w:rPr>
            <w:rFonts w:ascii="Cambria" w:hAnsi="Cambria" w:cs="Times New Roman"/>
            <w:sz w:val="20"/>
            <w:szCs w:val="20"/>
          </w:rPr>
          <w:delText>b)</w:delText>
        </w:r>
        <w:r w:rsidRPr="00DC59CD" w:rsidDel="00B405D7">
          <w:rPr>
            <w:rFonts w:ascii="Cambria" w:hAnsi="Cambria" w:cs="Times New Roman"/>
            <w:sz w:val="20"/>
            <w:szCs w:val="20"/>
          </w:rPr>
          <w:tab/>
          <w:delText>Take up any employment, consultancy or assignment within India or abroad with any of the past, existing or potential customers, suppliers, consultants, employees or vendors of the Company or its Sister Concerns or work with any competitors involved in US Real Estate Valuation, Mortgage Due Diligence, Underwriting, Audit services, Pre and Post Close QC, Servicing Review/QC, Credit and Compliance, Bankruptcy, Servicing Oversight and Staffing Services, Tax and Title Services (Title search, Title commitment, Examination, Tax calling, Final &amp; Short form policy, Loan payoff etc.), Appraisal QC, Appraisal Management Services, and other mortgage related fulfillment services,), title insurance, logistics outsourcing, financial and health care, freight invoice processing and accounts payable services, Real Estate Appraisal related back-office services such as Appraisal Clerical Review (QC), Vendor Sign-up, BPO Review, Desktop Review, Reconciliation and Logistics related back office services such as Contract Management, Lead Generation, Track and Trace, ISF/POD entry etc.</w:delText>
        </w:r>
      </w:del>
    </w:p>
    <w:p w14:paraId="053B9535" w14:textId="77777777" w:rsidR="003F664A" w:rsidRPr="00DC59CD" w:rsidDel="00B405D7" w:rsidRDefault="003F664A" w:rsidP="003F664A">
      <w:pPr>
        <w:pStyle w:val="Title"/>
        <w:spacing w:line="360" w:lineRule="auto"/>
        <w:jc w:val="both"/>
        <w:rPr>
          <w:del w:id="188" w:author="PLA" w:date="2023-01-04T17:40:00Z"/>
          <w:rFonts w:ascii="Cambria" w:hAnsi="Cambria" w:cs="Times New Roman"/>
          <w:b/>
          <w:sz w:val="20"/>
          <w:szCs w:val="20"/>
        </w:rPr>
      </w:pPr>
    </w:p>
    <w:p w14:paraId="59D7C86D" w14:textId="77777777" w:rsidR="003F664A" w:rsidRPr="00DC59CD" w:rsidDel="00B405D7" w:rsidRDefault="003F664A" w:rsidP="003F664A">
      <w:pPr>
        <w:pStyle w:val="Title"/>
        <w:spacing w:line="360" w:lineRule="auto"/>
        <w:jc w:val="both"/>
        <w:rPr>
          <w:del w:id="189" w:author="PLA" w:date="2023-01-04T17:40:00Z"/>
          <w:rFonts w:ascii="Cambria" w:hAnsi="Cambria" w:cs="Times New Roman"/>
          <w:b/>
          <w:sz w:val="20"/>
          <w:szCs w:val="20"/>
        </w:rPr>
      </w:pPr>
      <w:del w:id="190" w:author="PLA" w:date="2023-01-04T17:40:00Z">
        <w:r w:rsidRPr="00DC59CD" w:rsidDel="00B405D7">
          <w:rPr>
            <w:rFonts w:ascii="Cambria" w:hAnsi="Cambria" w:cs="Times New Roman"/>
            <w:sz w:val="20"/>
            <w:szCs w:val="20"/>
          </w:rPr>
          <w:delText>c)</w:delText>
        </w:r>
        <w:r w:rsidRPr="00DC59CD" w:rsidDel="00B405D7">
          <w:rPr>
            <w:rFonts w:ascii="Cambria" w:hAnsi="Cambria" w:cs="Times New Roman"/>
            <w:sz w:val="20"/>
            <w:szCs w:val="20"/>
          </w:rPr>
          <w:tab/>
          <w:delText xml:space="preserve">Carry on or be engaged concerned or interested in carrying on of any business which is same or similar to the business of the Company on </w:delText>
        </w:r>
        <w:r w:rsidRPr="00DC59CD" w:rsidDel="00B405D7">
          <w:rPr>
            <w:rFonts w:ascii="Cambria" w:hAnsi="Cambria" w:cs="Times New Roman"/>
            <w:color w:val="000000"/>
            <w:sz w:val="20"/>
            <w:szCs w:val="20"/>
          </w:rPr>
          <w:delText>his</w:delText>
        </w:r>
        <w:r w:rsidRPr="00DC59CD" w:rsidDel="00B405D7">
          <w:rPr>
            <w:rFonts w:ascii="Cambria" w:hAnsi="Cambria" w:cs="Times New Roman"/>
            <w:sz w:val="20"/>
            <w:szCs w:val="20"/>
          </w:rPr>
          <w:delText xml:space="preserve"> own account or jointly with or as agent for any other person, firm or Company either directly or indirectly whether as director, the employee or consultant or otherwise.</w:delText>
        </w:r>
      </w:del>
    </w:p>
    <w:p w14:paraId="4630E3F3" w14:textId="77777777" w:rsidR="003F664A" w:rsidRPr="00DC59CD" w:rsidDel="00B405D7" w:rsidRDefault="003F664A" w:rsidP="003F664A">
      <w:pPr>
        <w:pStyle w:val="Title"/>
        <w:spacing w:line="360" w:lineRule="auto"/>
        <w:jc w:val="both"/>
        <w:rPr>
          <w:del w:id="191" w:author="PLA" w:date="2023-01-04T17:40:00Z"/>
          <w:rFonts w:ascii="Cambria" w:hAnsi="Cambria" w:cs="Times New Roman"/>
          <w:b/>
          <w:sz w:val="20"/>
          <w:szCs w:val="20"/>
        </w:rPr>
      </w:pPr>
    </w:p>
    <w:p w14:paraId="5CA5BFC3" w14:textId="77777777" w:rsidR="003F664A" w:rsidRPr="00DC59CD" w:rsidDel="00B405D7" w:rsidRDefault="003F664A" w:rsidP="003F664A">
      <w:pPr>
        <w:pStyle w:val="Title"/>
        <w:spacing w:line="360" w:lineRule="auto"/>
        <w:jc w:val="both"/>
        <w:rPr>
          <w:del w:id="192" w:author="PLA" w:date="2023-01-04T17:40:00Z"/>
          <w:rFonts w:ascii="Cambria" w:hAnsi="Cambria" w:cs="Times New Roman"/>
          <w:b/>
          <w:sz w:val="20"/>
          <w:szCs w:val="20"/>
        </w:rPr>
      </w:pPr>
      <w:del w:id="193" w:author="PLA" w:date="2023-01-04T17:40:00Z">
        <w:r w:rsidRPr="00DC59CD" w:rsidDel="00B405D7">
          <w:rPr>
            <w:rFonts w:ascii="Cambria" w:hAnsi="Cambria" w:cs="Times New Roman"/>
            <w:sz w:val="20"/>
            <w:szCs w:val="20"/>
          </w:rPr>
          <w:delText>d)</w:delText>
        </w:r>
        <w:r w:rsidRPr="00DC59CD" w:rsidDel="00B405D7">
          <w:rPr>
            <w:rFonts w:ascii="Cambria" w:hAnsi="Cambria" w:cs="Times New Roman"/>
            <w:sz w:val="20"/>
            <w:szCs w:val="20"/>
          </w:rPr>
          <w:tab/>
          <w:delText xml:space="preserve">At any time engage </w:delText>
        </w:r>
        <w:r w:rsidDel="00B405D7">
          <w:rPr>
            <w:rFonts w:ascii="Cambria" w:hAnsi="Cambria" w:cs="Times New Roman"/>
            <w:sz w:val="20"/>
            <w:szCs w:val="20"/>
          </w:rPr>
          <w:delText>herself</w:delText>
        </w:r>
        <w:r w:rsidRPr="00DC59CD" w:rsidDel="00B405D7">
          <w:rPr>
            <w:rFonts w:ascii="Cambria" w:hAnsi="Cambria" w:cs="Times New Roman"/>
            <w:sz w:val="20"/>
            <w:szCs w:val="20"/>
          </w:rPr>
          <w:delText xml:space="preserve"> directly or indirectly in any trade or get employed by any nomenclature or any other capacity with any other Company engaged in similar trading and/or marketing activities of the Company.</w:delText>
        </w:r>
      </w:del>
    </w:p>
    <w:p w14:paraId="5DBA778D" w14:textId="77777777" w:rsidR="003F664A" w:rsidRPr="00DC59CD" w:rsidDel="00B405D7" w:rsidRDefault="003F664A" w:rsidP="003F664A">
      <w:pPr>
        <w:pStyle w:val="Title"/>
        <w:spacing w:line="360" w:lineRule="auto"/>
        <w:jc w:val="both"/>
        <w:rPr>
          <w:del w:id="194" w:author="PLA" w:date="2023-01-04T17:40:00Z"/>
          <w:rFonts w:ascii="Cambria" w:hAnsi="Cambria" w:cs="Times New Roman"/>
          <w:b/>
          <w:sz w:val="20"/>
          <w:szCs w:val="20"/>
        </w:rPr>
      </w:pPr>
    </w:p>
    <w:p w14:paraId="558942A6" w14:textId="77777777" w:rsidR="003F664A" w:rsidRPr="00DC59CD" w:rsidDel="00B405D7" w:rsidRDefault="003F664A" w:rsidP="003F664A">
      <w:pPr>
        <w:pStyle w:val="Title"/>
        <w:spacing w:line="360" w:lineRule="auto"/>
        <w:jc w:val="both"/>
        <w:rPr>
          <w:del w:id="195" w:author="PLA" w:date="2023-01-04T17:40:00Z"/>
          <w:rFonts w:ascii="Cambria" w:hAnsi="Cambria" w:cs="Times New Roman"/>
          <w:b/>
          <w:sz w:val="20"/>
          <w:szCs w:val="20"/>
        </w:rPr>
      </w:pPr>
      <w:del w:id="196" w:author="PLA" w:date="2023-01-04T17:40:00Z">
        <w:r w:rsidRPr="00DC59CD" w:rsidDel="00B405D7">
          <w:rPr>
            <w:rFonts w:ascii="Cambria" w:hAnsi="Cambria" w:cs="Times New Roman"/>
            <w:sz w:val="20"/>
            <w:szCs w:val="20"/>
          </w:rPr>
          <w:delText>e)</w:delText>
        </w:r>
        <w:r w:rsidRPr="00DC59CD" w:rsidDel="00B405D7">
          <w:rPr>
            <w:rFonts w:ascii="Cambria" w:hAnsi="Cambria" w:cs="Times New Roman"/>
            <w:sz w:val="20"/>
            <w:szCs w:val="20"/>
          </w:rPr>
          <w:tab/>
          <w:delText>Solicit or endeavor to entice away from the Company any person, past or present employee or customers, consultant or vendor of the Company or of sister concerns which may result in an irreparable injury and damage to the Company.</w:delText>
        </w:r>
      </w:del>
    </w:p>
    <w:p w14:paraId="0DCEBFC3" w14:textId="77777777" w:rsidR="003F664A" w:rsidRPr="00DC59CD" w:rsidDel="00B405D7" w:rsidRDefault="003F664A" w:rsidP="003F664A">
      <w:pPr>
        <w:pStyle w:val="Title"/>
        <w:spacing w:line="360" w:lineRule="auto"/>
        <w:jc w:val="both"/>
        <w:rPr>
          <w:del w:id="197" w:author="PLA" w:date="2023-01-04T17:40:00Z"/>
          <w:rFonts w:ascii="Cambria" w:hAnsi="Cambria" w:cs="Times New Roman"/>
          <w:b/>
          <w:sz w:val="20"/>
          <w:szCs w:val="20"/>
        </w:rPr>
      </w:pPr>
    </w:p>
    <w:p w14:paraId="4F9F4D11" w14:textId="77777777" w:rsidR="003F664A" w:rsidRPr="00DC59CD" w:rsidDel="00B405D7" w:rsidRDefault="003F664A" w:rsidP="003F664A">
      <w:pPr>
        <w:pStyle w:val="Title"/>
        <w:spacing w:line="360" w:lineRule="auto"/>
        <w:jc w:val="both"/>
        <w:rPr>
          <w:del w:id="198" w:author="PLA" w:date="2023-01-04T17:40:00Z"/>
          <w:rFonts w:ascii="Cambria" w:hAnsi="Cambria" w:cs="Times New Roman"/>
          <w:b/>
          <w:sz w:val="20"/>
          <w:szCs w:val="20"/>
        </w:rPr>
      </w:pPr>
      <w:del w:id="199" w:author="PLA" w:date="2023-01-04T17:40:00Z">
        <w:r w:rsidRPr="00DC59CD" w:rsidDel="00B405D7">
          <w:rPr>
            <w:rFonts w:ascii="Cambria" w:hAnsi="Cambria" w:cs="Times New Roman"/>
            <w:sz w:val="20"/>
            <w:szCs w:val="20"/>
          </w:rPr>
          <w:delText xml:space="preserve">f) </w:delText>
        </w:r>
        <w:r w:rsidRPr="00DC59CD" w:rsidDel="00B405D7">
          <w:rPr>
            <w:rFonts w:ascii="Cambria" w:hAnsi="Cambria" w:cs="Times New Roman"/>
            <w:sz w:val="20"/>
            <w:szCs w:val="20"/>
          </w:rPr>
          <w:tab/>
          <w:delText>Deal with the clients or prospective client of the Company and/or its sister concern or any such entity undertaken by the Company with the purpose of providing them the services which is related to the business of the Company.</w:delText>
        </w:r>
      </w:del>
    </w:p>
    <w:p w14:paraId="2D5C6BFB" w14:textId="77777777" w:rsidR="003F664A" w:rsidRPr="00DC59CD" w:rsidDel="00B405D7" w:rsidRDefault="003F664A" w:rsidP="003F664A">
      <w:pPr>
        <w:pStyle w:val="Title"/>
        <w:spacing w:line="360" w:lineRule="auto"/>
        <w:jc w:val="both"/>
        <w:rPr>
          <w:del w:id="200" w:author="PLA" w:date="2023-01-04T17:40:00Z"/>
          <w:rFonts w:ascii="Cambria" w:hAnsi="Cambria" w:cs="Times New Roman"/>
          <w:b/>
          <w:sz w:val="20"/>
          <w:szCs w:val="20"/>
        </w:rPr>
      </w:pPr>
    </w:p>
    <w:p w14:paraId="4DA737C0" w14:textId="77777777" w:rsidR="003F664A" w:rsidRPr="00DC59CD" w:rsidDel="00B405D7" w:rsidRDefault="003F664A" w:rsidP="003F664A">
      <w:pPr>
        <w:pStyle w:val="BlockText"/>
        <w:tabs>
          <w:tab w:val="left" w:pos="0"/>
        </w:tabs>
        <w:spacing w:line="360" w:lineRule="auto"/>
        <w:ind w:left="0" w:right="-61" w:firstLine="0"/>
        <w:rPr>
          <w:del w:id="201" w:author="PLA" w:date="2023-01-04T17:40:00Z"/>
          <w:rFonts w:ascii="Cambria" w:hAnsi="Cambria"/>
          <w:bCs/>
          <w:sz w:val="20"/>
          <w:szCs w:val="20"/>
        </w:rPr>
      </w:pPr>
      <w:del w:id="202" w:author="PLA" w:date="2023-01-04T17:40:00Z">
        <w:r w:rsidRPr="00DC59CD" w:rsidDel="00B405D7">
          <w:rPr>
            <w:rFonts w:ascii="Cambria" w:hAnsi="Cambria"/>
            <w:bCs/>
            <w:sz w:val="20"/>
            <w:szCs w:val="20"/>
          </w:rPr>
          <w:delText xml:space="preserve">g) </w:delText>
        </w:r>
        <w:r w:rsidRPr="00DC59CD" w:rsidDel="00B405D7">
          <w:rPr>
            <w:rFonts w:ascii="Cambria" w:hAnsi="Cambria"/>
            <w:bCs/>
            <w:sz w:val="20"/>
            <w:szCs w:val="20"/>
          </w:rPr>
          <w:tab/>
          <w:delText>Be personally involved to a material extent in (i) accepting into employment or (ii) otherwise engaging or using the services of any person who is a Company employee.</w:delText>
        </w:r>
      </w:del>
    </w:p>
    <w:p w14:paraId="2312AA1A" w14:textId="77777777" w:rsidR="003F664A" w:rsidRPr="00DC59CD" w:rsidDel="00B405D7" w:rsidRDefault="003F664A" w:rsidP="003F664A">
      <w:pPr>
        <w:pStyle w:val="BlockText"/>
        <w:tabs>
          <w:tab w:val="left" w:pos="0"/>
        </w:tabs>
        <w:spacing w:line="360" w:lineRule="auto"/>
        <w:ind w:left="0" w:right="-61" w:firstLine="0"/>
        <w:rPr>
          <w:del w:id="203" w:author="PLA" w:date="2023-01-04T17:40:00Z"/>
          <w:rFonts w:ascii="Cambria" w:hAnsi="Cambria"/>
          <w:bCs/>
          <w:sz w:val="20"/>
          <w:szCs w:val="20"/>
        </w:rPr>
      </w:pPr>
    </w:p>
    <w:p w14:paraId="1E1469C2" w14:textId="77777777" w:rsidR="003F664A" w:rsidDel="00B405D7" w:rsidRDefault="003F664A" w:rsidP="003F664A">
      <w:pPr>
        <w:pStyle w:val="Title"/>
        <w:spacing w:line="360" w:lineRule="auto"/>
        <w:jc w:val="both"/>
        <w:rPr>
          <w:del w:id="204" w:author="PLA" w:date="2023-01-04T17:40:00Z"/>
          <w:rFonts w:ascii="Cambria" w:hAnsi="Cambria" w:cs="Times New Roman"/>
          <w:b/>
          <w:sz w:val="20"/>
          <w:szCs w:val="20"/>
        </w:rPr>
      </w:pPr>
      <w:del w:id="205" w:author="PLA" w:date="2023-01-04T17:40:00Z">
        <w:r w:rsidRPr="00DC59CD" w:rsidDel="00B405D7">
          <w:rPr>
            <w:rFonts w:ascii="Cambria" w:hAnsi="Cambria" w:cs="Times New Roman"/>
            <w:sz w:val="20"/>
            <w:szCs w:val="20"/>
          </w:rPr>
          <w:delText xml:space="preserve">h) </w:delText>
        </w:r>
        <w:r w:rsidRPr="00DC59CD" w:rsidDel="00B405D7">
          <w:rPr>
            <w:rFonts w:ascii="Cambria" w:hAnsi="Cambria" w:cs="Times New Roman"/>
            <w:sz w:val="20"/>
            <w:szCs w:val="20"/>
          </w:rPr>
          <w:tab/>
          <w:delText>Solicit, induce, tender for or endeavour to entice away (or make any attempts to do or influence, encourage or assist in doing any of the foregoing acts) from the Company, any contract, project or business or otherwise induce or influence the clients or prospective client of the Company to terminate their contracts or refuse to renew their contracts with the Company.</w:delText>
        </w:r>
      </w:del>
    </w:p>
    <w:p w14:paraId="102A07CE" w14:textId="77777777" w:rsidR="003F664A" w:rsidDel="00B405D7" w:rsidRDefault="003F664A" w:rsidP="003F664A">
      <w:pPr>
        <w:pStyle w:val="Title"/>
        <w:spacing w:line="360" w:lineRule="auto"/>
        <w:jc w:val="both"/>
        <w:rPr>
          <w:del w:id="206" w:author="PLA" w:date="2023-01-04T17:40:00Z"/>
          <w:rFonts w:ascii="Cambria" w:hAnsi="Cambria" w:cs="Times New Roman"/>
          <w:b/>
          <w:sz w:val="20"/>
          <w:szCs w:val="20"/>
        </w:rPr>
      </w:pPr>
    </w:p>
    <w:p w14:paraId="377A1286" w14:textId="77777777" w:rsidR="003F664A" w:rsidRPr="0089470D" w:rsidDel="00B405D7" w:rsidRDefault="003F664A" w:rsidP="003F664A">
      <w:pPr>
        <w:pStyle w:val="Title"/>
        <w:spacing w:line="360" w:lineRule="auto"/>
        <w:jc w:val="both"/>
        <w:rPr>
          <w:del w:id="207" w:author="PLA" w:date="2023-01-04T17:40:00Z"/>
          <w:rFonts w:ascii="Cambria" w:hAnsi="Cambria" w:cs="Times New Roman"/>
          <w:b/>
          <w:sz w:val="20"/>
          <w:szCs w:val="20"/>
        </w:rPr>
      </w:pPr>
      <w:del w:id="208" w:author="PLA" w:date="2023-01-04T17:40:00Z">
        <w:r w:rsidRPr="0089470D" w:rsidDel="00B405D7">
          <w:rPr>
            <w:rFonts w:ascii="Cambria" w:hAnsi="Cambria" w:cs="Times New Roman"/>
            <w:sz w:val="20"/>
            <w:szCs w:val="20"/>
          </w:rPr>
          <w:delText>16.</w:delText>
        </w:r>
        <w:r w:rsidDel="00B405D7">
          <w:rPr>
            <w:rFonts w:ascii="Cambria" w:hAnsi="Cambria" w:cs="Times New Roman"/>
            <w:sz w:val="20"/>
            <w:szCs w:val="20"/>
          </w:rPr>
          <w:delText>2(A)</w:delText>
        </w:r>
        <w:r w:rsidRPr="0089470D" w:rsidDel="00B405D7">
          <w:rPr>
            <w:rFonts w:ascii="Cambria" w:hAnsi="Cambria" w:cs="Times New Roman"/>
            <w:sz w:val="20"/>
            <w:szCs w:val="20"/>
          </w:rPr>
          <w:delText xml:space="preserve"> Notwithstanding anything contained hereinabove, during the subsistence of this Agreement and even after the expiry or termination thereof, the Employee agrees and undertakes not to, either directly or indirectly, on his own or on behalf of any other person(s) in any manner whatsoever:</w:delText>
        </w:r>
      </w:del>
    </w:p>
    <w:p w14:paraId="61256A5B" w14:textId="77777777" w:rsidR="003F664A" w:rsidRPr="0089470D" w:rsidDel="00B405D7" w:rsidRDefault="003F664A" w:rsidP="003F664A">
      <w:pPr>
        <w:pStyle w:val="BlockText"/>
        <w:numPr>
          <w:ilvl w:val="0"/>
          <w:numId w:val="1"/>
        </w:numPr>
        <w:tabs>
          <w:tab w:val="clear" w:pos="1080"/>
        </w:tabs>
        <w:spacing w:line="360" w:lineRule="auto"/>
        <w:ind w:left="851" w:right="-61" w:hanging="709"/>
        <w:rPr>
          <w:del w:id="209" w:author="PLA" w:date="2023-01-04T17:40:00Z"/>
          <w:rFonts w:ascii="Cambria" w:hAnsi="Cambria"/>
          <w:bCs/>
          <w:sz w:val="20"/>
          <w:szCs w:val="20"/>
        </w:rPr>
      </w:pPr>
      <w:del w:id="210" w:author="PLA" w:date="2023-01-04T17:40:00Z">
        <w:r w:rsidRPr="0089470D" w:rsidDel="00B405D7">
          <w:rPr>
            <w:rFonts w:ascii="Cambria" w:hAnsi="Cambria"/>
            <w:bCs/>
            <w:sz w:val="20"/>
            <w:szCs w:val="20"/>
          </w:rPr>
          <w:delText>Solicit, contact, interfere with, do business with or endeavour to entice away from the Company any person/entity who is, or was a client of the Company or was a prospective client of the Company and with whom the Employee had contact.</w:delText>
        </w:r>
      </w:del>
    </w:p>
    <w:p w14:paraId="736E106E" w14:textId="77777777" w:rsidR="003F664A" w:rsidRPr="0089470D" w:rsidDel="00B405D7" w:rsidRDefault="003F664A" w:rsidP="003F664A">
      <w:pPr>
        <w:pStyle w:val="BlockText"/>
        <w:numPr>
          <w:ilvl w:val="0"/>
          <w:numId w:val="1"/>
        </w:numPr>
        <w:tabs>
          <w:tab w:val="clear" w:pos="1080"/>
        </w:tabs>
        <w:spacing w:line="360" w:lineRule="auto"/>
        <w:ind w:left="851" w:right="-61" w:hanging="709"/>
        <w:rPr>
          <w:del w:id="211" w:author="PLA" w:date="2023-01-04T17:40:00Z"/>
          <w:rFonts w:ascii="Cambria" w:hAnsi="Cambria"/>
          <w:bCs/>
          <w:sz w:val="20"/>
          <w:szCs w:val="20"/>
        </w:rPr>
      </w:pPr>
      <w:del w:id="212" w:author="PLA" w:date="2023-01-04T17:40:00Z">
        <w:r w:rsidRPr="0089470D" w:rsidDel="00B405D7">
          <w:rPr>
            <w:rFonts w:ascii="Cambria" w:hAnsi="Cambria"/>
            <w:bCs/>
            <w:sz w:val="20"/>
            <w:szCs w:val="20"/>
          </w:rPr>
          <w:delText>Solicit, induce, tender for or endeavour to entice away (or make any attempts to do or influence, encourage or assist in doing any of the foregoing acts) from the Company, any contract, project or business or otherwise induce or influence the clients of the Company to terminate their contracts or refuse to renew their contracts with the Company.</w:delText>
        </w:r>
      </w:del>
    </w:p>
    <w:p w14:paraId="607930F6" w14:textId="77777777" w:rsidR="003F664A" w:rsidRPr="00DC59CD" w:rsidDel="00B405D7" w:rsidRDefault="003F664A" w:rsidP="003F664A">
      <w:pPr>
        <w:pStyle w:val="Title"/>
        <w:spacing w:line="360" w:lineRule="auto"/>
        <w:jc w:val="both"/>
        <w:rPr>
          <w:del w:id="213" w:author="PLA" w:date="2023-01-04T17:40:00Z"/>
          <w:rFonts w:ascii="Cambria" w:hAnsi="Cambria" w:cs="Times New Roman"/>
          <w:b/>
          <w:sz w:val="20"/>
          <w:szCs w:val="20"/>
        </w:rPr>
      </w:pPr>
    </w:p>
    <w:p w14:paraId="245847E1" w14:textId="77777777" w:rsidR="003F664A" w:rsidRPr="00DC59CD" w:rsidDel="00B405D7" w:rsidRDefault="003F664A" w:rsidP="003F664A">
      <w:pPr>
        <w:pStyle w:val="Title"/>
        <w:spacing w:line="360" w:lineRule="auto"/>
        <w:jc w:val="both"/>
        <w:rPr>
          <w:del w:id="214" w:author="PLA" w:date="2023-01-04T17:40:00Z"/>
          <w:rFonts w:ascii="Cambria" w:hAnsi="Cambria" w:cs="Times New Roman"/>
          <w:b/>
          <w:sz w:val="20"/>
          <w:szCs w:val="20"/>
        </w:rPr>
      </w:pPr>
      <w:del w:id="215" w:author="PLA" w:date="2023-01-04T17:40:00Z">
        <w:r w:rsidDel="00B405D7">
          <w:rPr>
            <w:rFonts w:ascii="Cambria" w:hAnsi="Cambria" w:cs="Times New Roman"/>
            <w:sz w:val="20"/>
            <w:szCs w:val="20"/>
          </w:rPr>
          <w:delText>16</w:delText>
        </w:r>
        <w:r w:rsidRPr="00DC59CD" w:rsidDel="00B405D7">
          <w:rPr>
            <w:rFonts w:ascii="Cambria" w:hAnsi="Cambria" w:cs="Times New Roman"/>
            <w:sz w:val="20"/>
            <w:szCs w:val="20"/>
          </w:rPr>
          <w:delText>.3</w:delText>
        </w:r>
        <w:r w:rsidRPr="00DC59CD" w:rsidDel="00B405D7">
          <w:rPr>
            <w:rFonts w:ascii="Cambria" w:hAnsi="Cambria" w:cs="Times New Roman"/>
            <w:sz w:val="20"/>
            <w:szCs w:val="20"/>
          </w:rPr>
          <w:tab/>
          <w:delText xml:space="preserve">Notwithstanding anything contained hereinabove, the Employee shall during the subsistence of this agreement and always thereafter refrain from directly or indirectly inducing the employees of the Company to leave the employment for whatever reasons.  </w:delText>
        </w:r>
      </w:del>
    </w:p>
    <w:p w14:paraId="69CA358A" w14:textId="77777777" w:rsidR="003F664A" w:rsidRPr="00DC59CD" w:rsidDel="00B405D7" w:rsidRDefault="003F664A" w:rsidP="003F664A">
      <w:pPr>
        <w:pStyle w:val="Title"/>
        <w:spacing w:line="360" w:lineRule="auto"/>
        <w:jc w:val="both"/>
        <w:rPr>
          <w:del w:id="216" w:author="PLA" w:date="2023-01-04T17:40:00Z"/>
          <w:rFonts w:ascii="Cambria" w:hAnsi="Cambria" w:cs="Times New Roman"/>
          <w:b/>
          <w:sz w:val="20"/>
          <w:szCs w:val="20"/>
        </w:rPr>
      </w:pPr>
    </w:p>
    <w:p w14:paraId="0D74CED2" w14:textId="77777777" w:rsidR="003F664A" w:rsidRPr="00DC59CD" w:rsidDel="00B405D7" w:rsidRDefault="003F664A" w:rsidP="003F664A">
      <w:pPr>
        <w:spacing w:line="360" w:lineRule="auto"/>
        <w:jc w:val="both"/>
        <w:rPr>
          <w:del w:id="217" w:author="PLA" w:date="2023-01-04T17:40:00Z"/>
          <w:rFonts w:ascii="Cambria" w:hAnsi="Cambria"/>
          <w:b/>
          <w:sz w:val="20"/>
          <w:szCs w:val="20"/>
        </w:rPr>
      </w:pPr>
      <w:del w:id="218" w:author="PLA" w:date="2023-01-04T17:40:00Z">
        <w:r w:rsidDel="00B405D7">
          <w:rPr>
            <w:rFonts w:ascii="Cambria" w:hAnsi="Cambria"/>
            <w:sz w:val="20"/>
            <w:szCs w:val="20"/>
          </w:rPr>
          <w:delText>16</w:delText>
        </w:r>
        <w:r w:rsidRPr="00DC59CD" w:rsidDel="00B405D7">
          <w:rPr>
            <w:rFonts w:ascii="Cambria" w:hAnsi="Cambria"/>
            <w:sz w:val="20"/>
            <w:szCs w:val="20"/>
          </w:rPr>
          <w:delText>.4</w:delText>
        </w:r>
        <w:r w:rsidRPr="00DC59CD" w:rsidDel="00B405D7">
          <w:rPr>
            <w:rFonts w:ascii="Cambria" w:hAnsi="Cambria"/>
            <w:b/>
            <w:sz w:val="20"/>
            <w:szCs w:val="20"/>
          </w:rPr>
          <w:tab/>
        </w:r>
        <w:r w:rsidRPr="00DC59CD" w:rsidDel="00B405D7">
          <w:rPr>
            <w:rFonts w:ascii="Cambria" w:hAnsi="Cambria"/>
            <w:bCs/>
            <w:sz w:val="20"/>
            <w:szCs w:val="20"/>
          </w:rPr>
          <w:delText xml:space="preserve">In the event of the breach of any of the obligations of this clause by the Employee, the Company reserves its right to obtain such preliminary, temporary or permanent, mandatory or restraining injunctions, order or decrees as may be necessary to protect the Company against such breach by the Employee and shall also be entitled to claim damages and/or compensation from the Employee for the loss of profits, goodwill and any other loss incurred by the Company due to such breach. </w:delText>
        </w:r>
      </w:del>
    </w:p>
    <w:p w14:paraId="552F000A"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17</w:t>
      </w:r>
      <w:r w:rsidRPr="00DC59CD">
        <w:rPr>
          <w:rFonts w:ascii="Cambria" w:hAnsi="Cambria" w:cs="Times New Roman"/>
          <w:sz w:val="20"/>
          <w:szCs w:val="20"/>
        </w:rPr>
        <w:t>.</w:t>
      </w:r>
      <w:r w:rsidRPr="00DC59CD">
        <w:rPr>
          <w:rFonts w:ascii="Cambria" w:hAnsi="Cambria" w:cs="Times New Roman"/>
          <w:sz w:val="20"/>
          <w:szCs w:val="20"/>
        </w:rPr>
        <w:tab/>
      </w:r>
      <w:r w:rsidRPr="00DC59CD">
        <w:rPr>
          <w:rFonts w:ascii="Cambria" w:hAnsi="Cambria" w:cs="Times New Roman"/>
          <w:caps/>
          <w:sz w:val="20"/>
          <w:szCs w:val="20"/>
        </w:rPr>
        <w:t>Jurisdiction</w:t>
      </w:r>
    </w:p>
    <w:p w14:paraId="072170DA" w14:textId="77777777" w:rsidR="003F664A" w:rsidRPr="00DC59CD" w:rsidRDefault="003F664A" w:rsidP="003F664A">
      <w:pPr>
        <w:spacing w:line="360" w:lineRule="auto"/>
        <w:jc w:val="both"/>
        <w:rPr>
          <w:rFonts w:ascii="Cambria" w:hAnsi="Cambria"/>
          <w:bCs/>
          <w:sz w:val="20"/>
          <w:szCs w:val="20"/>
        </w:rPr>
      </w:pPr>
      <w:r w:rsidRPr="00DC59CD">
        <w:rPr>
          <w:rFonts w:ascii="Cambria" w:hAnsi="Cambria"/>
          <w:bCs/>
          <w:sz w:val="20"/>
          <w:szCs w:val="20"/>
        </w:rPr>
        <w:t>Any legal action arising out of or pertaining to this agreement shall be initiated and maintained in a court of competent jurisdiction at Pune (Maharashtra) only.</w:t>
      </w:r>
    </w:p>
    <w:p w14:paraId="28F32048" w14:textId="77777777" w:rsidR="003F664A" w:rsidRPr="00DC59CD" w:rsidRDefault="003F664A" w:rsidP="003F664A">
      <w:pPr>
        <w:spacing w:line="360" w:lineRule="auto"/>
        <w:jc w:val="both"/>
        <w:rPr>
          <w:rFonts w:ascii="Cambria" w:hAnsi="Cambria"/>
          <w:bCs/>
          <w:sz w:val="20"/>
          <w:szCs w:val="20"/>
        </w:rPr>
      </w:pPr>
    </w:p>
    <w:p w14:paraId="122A2FC5"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18</w:t>
      </w:r>
      <w:r w:rsidRPr="00DC59CD">
        <w:rPr>
          <w:rFonts w:ascii="Cambria" w:hAnsi="Cambria" w:cs="Times New Roman"/>
          <w:sz w:val="20"/>
          <w:szCs w:val="20"/>
        </w:rPr>
        <w:t>.</w:t>
      </w:r>
      <w:r w:rsidRPr="00DC59CD">
        <w:rPr>
          <w:rFonts w:ascii="Cambria" w:hAnsi="Cambria" w:cs="Times New Roman"/>
          <w:sz w:val="20"/>
          <w:szCs w:val="20"/>
        </w:rPr>
        <w:tab/>
        <w:t xml:space="preserve">NOTICE </w:t>
      </w:r>
    </w:p>
    <w:p w14:paraId="77774239"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All notices and communications required or permitted under this agreement shall be in writing and any communication or delivery shall be deemed to have been duly made if actually delivered, or after 2 days after mailing, if mailed by registered post addresses. Any party may change its address by a notice in writing given to the other party.</w:t>
      </w:r>
    </w:p>
    <w:p w14:paraId="3534849C" w14:textId="77777777" w:rsidR="003F664A" w:rsidRPr="00DC59CD" w:rsidRDefault="003F664A" w:rsidP="003F664A">
      <w:pPr>
        <w:pStyle w:val="Title"/>
        <w:spacing w:line="360" w:lineRule="auto"/>
        <w:jc w:val="both"/>
        <w:rPr>
          <w:rFonts w:ascii="Cambria" w:hAnsi="Cambria" w:cs="Times New Roman"/>
          <w:b/>
          <w:sz w:val="20"/>
          <w:szCs w:val="20"/>
        </w:rPr>
      </w:pPr>
    </w:p>
    <w:p w14:paraId="3AD030E9"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19</w:t>
      </w:r>
      <w:r w:rsidRPr="00DC59CD">
        <w:rPr>
          <w:rFonts w:ascii="Cambria" w:hAnsi="Cambria" w:cs="Times New Roman"/>
          <w:sz w:val="20"/>
          <w:szCs w:val="20"/>
        </w:rPr>
        <w:t>.</w:t>
      </w:r>
      <w:r w:rsidRPr="00DC59CD">
        <w:rPr>
          <w:rFonts w:ascii="Cambria" w:hAnsi="Cambria" w:cs="Times New Roman"/>
          <w:sz w:val="20"/>
          <w:szCs w:val="20"/>
        </w:rPr>
        <w:tab/>
        <w:t xml:space="preserve">SEVERABILITY </w:t>
      </w:r>
    </w:p>
    <w:p w14:paraId="5FF1251F"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Should any portion of this Agreement be contrary to, or in violation and of no effect, the reminder of this Agreement shall be valid and remain in force notwithstanding the invalidity of such offending portion.</w:t>
      </w:r>
    </w:p>
    <w:p w14:paraId="412A053B" w14:textId="77777777" w:rsidR="003F664A" w:rsidRPr="00DC59CD" w:rsidRDefault="003F664A" w:rsidP="003F664A">
      <w:pPr>
        <w:pStyle w:val="Title"/>
        <w:spacing w:line="360" w:lineRule="auto"/>
        <w:jc w:val="both"/>
        <w:rPr>
          <w:rFonts w:ascii="Cambria" w:hAnsi="Cambria" w:cs="Times New Roman"/>
          <w:b/>
          <w:sz w:val="20"/>
          <w:szCs w:val="20"/>
        </w:rPr>
      </w:pPr>
    </w:p>
    <w:p w14:paraId="041782A7"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20</w:t>
      </w:r>
      <w:r w:rsidRPr="00DC59CD">
        <w:rPr>
          <w:rFonts w:ascii="Cambria" w:hAnsi="Cambria" w:cs="Times New Roman"/>
          <w:sz w:val="20"/>
          <w:szCs w:val="20"/>
        </w:rPr>
        <w:t>.</w:t>
      </w:r>
      <w:r w:rsidRPr="00DC59CD">
        <w:rPr>
          <w:rFonts w:ascii="Cambria" w:hAnsi="Cambria" w:cs="Times New Roman"/>
          <w:sz w:val="20"/>
          <w:szCs w:val="20"/>
        </w:rPr>
        <w:tab/>
        <w:t xml:space="preserve">GENERAL PROVISIONS </w:t>
      </w:r>
    </w:p>
    <w:p w14:paraId="14FBE875"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20</w:t>
      </w:r>
      <w:r w:rsidRPr="00DC59CD">
        <w:rPr>
          <w:rFonts w:ascii="Cambria" w:hAnsi="Cambria" w:cs="Times New Roman"/>
          <w:sz w:val="20"/>
          <w:szCs w:val="20"/>
        </w:rPr>
        <w:t xml:space="preserve">.1 </w:t>
      </w:r>
      <w:r w:rsidRPr="00DC59CD">
        <w:rPr>
          <w:rFonts w:ascii="Cambria" w:hAnsi="Cambria" w:cs="Times New Roman"/>
          <w:sz w:val="20"/>
          <w:szCs w:val="20"/>
        </w:rPr>
        <w:tab/>
        <w:t>This agreement constitutes and represents the entire agreement between the parties hereto with regard to the subject matter hereof and cancels and supersedes all prior arrangements, agreements or understandings if any, whether oral or in writing, between the parties hereto on the subject matter hereof or in respect of matters dealt with herein.</w:t>
      </w:r>
    </w:p>
    <w:p w14:paraId="1F11954A" w14:textId="77777777" w:rsidR="003F664A" w:rsidRPr="00DC59CD" w:rsidRDefault="003F664A" w:rsidP="003F664A">
      <w:pPr>
        <w:pStyle w:val="Title"/>
        <w:spacing w:line="360" w:lineRule="auto"/>
        <w:jc w:val="both"/>
        <w:rPr>
          <w:rFonts w:ascii="Cambria" w:hAnsi="Cambria" w:cs="Times New Roman"/>
          <w:b/>
          <w:sz w:val="20"/>
          <w:szCs w:val="20"/>
        </w:rPr>
      </w:pPr>
    </w:p>
    <w:p w14:paraId="009907FC" w14:textId="77777777"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20</w:t>
      </w:r>
      <w:r w:rsidRPr="00DC59CD">
        <w:rPr>
          <w:rFonts w:ascii="Cambria" w:hAnsi="Cambria" w:cs="Times New Roman"/>
          <w:sz w:val="20"/>
          <w:szCs w:val="20"/>
        </w:rPr>
        <w:t xml:space="preserve">.2 </w:t>
      </w:r>
      <w:r w:rsidRPr="00DC59CD">
        <w:rPr>
          <w:rFonts w:ascii="Cambria" w:hAnsi="Cambria" w:cs="Times New Roman"/>
          <w:sz w:val="20"/>
          <w:szCs w:val="20"/>
        </w:rPr>
        <w:tab/>
        <w:t>This Agreement is expressly limited to its terms and may be modified or amended only by writing signed by both the parties.</w:t>
      </w:r>
    </w:p>
    <w:p w14:paraId="09D408B2" w14:textId="77777777" w:rsidR="003F664A" w:rsidRPr="00DC59CD" w:rsidRDefault="003F664A" w:rsidP="003F664A">
      <w:pPr>
        <w:pStyle w:val="Title"/>
        <w:spacing w:line="360" w:lineRule="auto"/>
        <w:jc w:val="both"/>
        <w:rPr>
          <w:rFonts w:ascii="Cambria" w:hAnsi="Cambria" w:cs="Times New Roman"/>
          <w:b/>
          <w:sz w:val="20"/>
          <w:szCs w:val="20"/>
        </w:rPr>
      </w:pPr>
    </w:p>
    <w:p w14:paraId="265E4658" w14:textId="722AB77E" w:rsidR="003F664A" w:rsidRPr="00DC59CD" w:rsidRDefault="003F664A" w:rsidP="003F664A">
      <w:pPr>
        <w:pStyle w:val="Title"/>
        <w:spacing w:line="360" w:lineRule="auto"/>
        <w:jc w:val="both"/>
        <w:rPr>
          <w:rFonts w:ascii="Cambria" w:hAnsi="Cambria" w:cs="Times New Roman"/>
          <w:b/>
          <w:sz w:val="20"/>
          <w:szCs w:val="20"/>
        </w:rPr>
      </w:pPr>
      <w:r>
        <w:rPr>
          <w:rFonts w:ascii="Cambria" w:hAnsi="Cambria" w:cs="Times New Roman"/>
          <w:sz w:val="20"/>
          <w:szCs w:val="20"/>
        </w:rPr>
        <w:t>20</w:t>
      </w:r>
      <w:r w:rsidRPr="00DC59CD">
        <w:rPr>
          <w:rFonts w:ascii="Cambria" w:hAnsi="Cambria" w:cs="Times New Roman"/>
          <w:sz w:val="20"/>
          <w:szCs w:val="20"/>
        </w:rPr>
        <w:t xml:space="preserve">.3 </w:t>
      </w:r>
      <w:r w:rsidRPr="00DC59CD">
        <w:rPr>
          <w:rFonts w:ascii="Cambria" w:hAnsi="Cambria" w:cs="Times New Roman"/>
          <w:sz w:val="20"/>
          <w:szCs w:val="20"/>
        </w:rPr>
        <w:tab/>
        <w:t xml:space="preserve">The parties hereto agree that this Agreement contains the entire understanding between them. The parties further agree that the employee shall not assign </w:t>
      </w:r>
      <w:ins w:id="219" w:author="Nilkanth Nikam" w:date="2021-03-23T19:28:00Z">
        <w:r w:rsidR="00A571C5">
          <w:rPr>
            <w:rFonts w:ascii="Cambria" w:hAnsi="Cambria" w:cs="Times New Roman"/>
            <w:b/>
            <w:sz w:val="20"/>
            <w:szCs w:val="20"/>
          </w:rPr>
          <w:fldChar w:fldCharType="begin"/>
        </w:r>
        <w:r w:rsidR="00A571C5">
          <w:rPr>
            <w:rFonts w:ascii="Cambria" w:hAnsi="Cambria" w:cs="Times New Roman"/>
            <w:sz w:val="20"/>
            <w:szCs w:val="20"/>
          </w:rPr>
          <w:instrText xml:space="preserve"> MERGEFIELD  Gender2 </w:instrText>
        </w:r>
      </w:ins>
      <w:r w:rsidR="00A571C5">
        <w:rPr>
          <w:rFonts w:ascii="Cambria" w:hAnsi="Cambria" w:cs="Times New Roman"/>
          <w:b/>
          <w:sz w:val="20"/>
          <w:szCs w:val="20"/>
        </w:rPr>
        <w:fldChar w:fldCharType="separate"/>
      </w:r>
      <w:ins w:id="220" w:author="Nilkanth Nikam" w:date="2021-03-23T19:28:00Z">
        <w:r w:rsidR="00A571C5">
          <w:rPr>
            <w:rFonts w:ascii="Cambria" w:hAnsi="Cambria" w:cs="Times New Roman"/>
            <w:noProof/>
            <w:sz w:val="20"/>
            <w:szCs w:val="20"/>
          </w:rPr>
          <w:t>«Gender»</w:t>
        </w:r>
        <w:r w:rsidR="00A571C5">
          <w:rPr>
            <w:rFonts w:ascii="Cambria" w:hAnsi="Cambria" w:cs="Times New Roman"/>
            <w:b/>
            <w:sz w:val="20"/>
            <w:szCs w:val="20"/>
          </w:rPr>
          <w:fldChar w:fldCharType="end"/>
        </w:r>
      </w:ins>
      <w:r w:rsidRPr="00DC59CD">
        <w:rPr>
          <w:rFonts w:ascii="Cambria" w:hAnsi="Cambria" w:cs="Times New Roman"/>
          <w:sz w:val="20"/>
          <w:szCs w:val="20"/>
        </w:rPr>
        <w:t xml:space="preserve"> rights/ duties under this Agreement.</w:t>
      </w:r>
    </w:p>
    <w:p w14:paraId="09BD6D5C" w14:textId="77777777" w:rsidR="003F664A" w:rsidRPr="00DC59CD" w:rsidRDefault="003F664A" w:rsidP="003F664A">
      <w:pPr>
        <w:pStyle w:val="Title"/>
        <w:spacing w:line="360" w:lineRule="auto"/>
        <w:jc w:val="both"/>
        <w:rPr>
          <w:rFonts w:ascii="Cambria" w:hAnsi="Cambria" w:cs="Times New Roman"/>
          <w:sz w:val="20"/>
          <w:szCs w:val="20"/>
        </w:rPr>
      </w:pPr>
    </w:p>
    <w:p w14:paraId="431913EA" w14:textId="77777777" w:rsidR="003F664A" w:rsidRPr="00DC59CD" w:rsidRDefault="003F664A" w:rsidP="003F664A">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IN WITNESS WHEREOF the parties hereto, have hereunto set and subscribed their respective hands the day, month and year first hereinabove written. </w:t>
      </w:r>
    </w:p>
    <w:p w14:paraId="341DBDA8" w14:textId="77777777" w:rsidR="003F664A" w:rsidRPr="00DC59CD" w:rsidRDefault="003F664A" w:rsidP="003F664A">
      <w:pPr>
        <w:pStyle w:val="Title"/>
        <w:spacing w:line="360" w:lineRule="auto"/>
        <w:rPr>
          <w:rFonts w:ascii="Cambria" w:hAnsi="Cambria" w:cs="Times New Roman"/>
          <w:b/>
          <w:sz w:val="20"/>
          <w:szCs w:val="20"/>
        </w:rPr>
      </w:pPr>
    </w:p>
    <w:p w14:paraId="74019651" w14:textId="77777777" w:rsidR="003F664A" w:rsidRPr="00DC59CD" w:rsidRDefault="003F664A" w:rsidP="003F664A">
      <w:pPr>
        <w:pStyle w:val="Title"/>
        <w:spacing w:line="360" w:lineRule="auto"/>
        <w:rPr>
          <w:rFonts w:ascii="Cambria" w:hAnsi="Cambria" w:cs="Times New Roman"/>
          <w:b/>
          <w:sz w:val="20"/>
          <w:szCs w:val="20"/>
        </w:rPr>
      </w:pP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t xml:space="preserve"> SIGNED, SEALED AND DELIVERED</w:t>
      </w:r>
      <w:r w:rsidRPr="00DC59CD">
        <w:rPr>
          <w:rFonts w:ascii="Cambria" w:hAnsi="Cambria" w:cs="Times New Roman"/>
          <w:sz w:val="20"/>
          <w:szCs w:val="20"/>
        </w:rPr>
        <w:tab/>
        <w:t xml:space="preserve">    </w:t>
      </w:r>
    </w:p>
    <w:p w14:paraId="7BF09BC8" w14:textId="77777777" w:rsidR="003F664A" w:rsidRPr="00DC59CD" w:rsidRDefault="003F664A" w:rsidP="003F664A">
      <w:pPr>
        <w:pStyle w:val="Title"/>
        <w:spacing w:line="360" w:lineRule="auto"/>
        <w:rPr>
          <w:rFonts w:ascii="Cambria" w:hAnsi="Cambria" w:cs="Times New Roman"/>
          <w:b/>
          <w:sz w:val="20"/>
          <w:szCs w:val="20"/>
        </w:rPr>
      </w:pPr>
      <w:r w:rsidRPr="00DC59CD">
        <w:rPr>
          <w:rFonts w:ascii="Cambria" w:hAnsi="Cambria" w:cs="Times New Roman"/>
          <w:sz w:val="20"/>
          <w:szCs w:val="20"/>
        </w:rPr>
        <w:lastRenderedPageBreak/>
        <w:t xml:space="preserve">BY WITHINNAMED </w:t>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t xml:space="preserve">  </w:t>
      </w:r>
      <w:proofErr w:type="gramStart"/>
      <w:r w:rsidRPr="00DC59CD">
        <w:rPr>
          <w:rFonts w:ascii="Cambria" w:hAnsi="Cambria" w:cs="Times New Roman"/>
          <w:sz w:val="20"/>
          <w:szCs w:val="20"/>
        </w:rPr>
        <w:t xml:space="preserve">  }</w:t>
      </w:r>
      <w:proofErr w:type="gramEnd"/>
    </w:p>
    <w:p w14:paraId="58953952" w14:textId="77777777" w:rsidR="003F664A" w:rsidRPr="00DC59CD" w:rsidRDefault="003F664A" w:rsidP="003F664A">
      <w:pPr>
        <w:pStyle w:val="Title"/>
        <w:spacing w:line="360" w:lineRule="auto"/>
        <w:rPr>
          <w:rFonts w:ascii="Cambria" w:hAnsi="Cambria" w:cs="Times New Roman"/>
          <w:b/>
          <w:sz w:val="20"/>
          <w:szCs w:val="20"/>
        </w:rPr>
      </w:pP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t xml:space="preserve">    </w:t>
      </w:r>
    </w:p>
    <w:p w14:paraId="6FC4EDC1" w14:textId="77777777" w:rsidR="003F664A" w:rsidRPr="00DC59CD" w:rsidRDefault="003F664A" w:rsidP="003F664A">
      <w:pPr>
        <w:pStyle w:val="Title"/>
        <w:spacing w:line="360" w:lineRule="auto"/>
        <w:rPr>
          <w:rFonts w:ascii="Cambria" w:hAnsi="Cambria" w:cs="Times New Roman"/>
          <w:b/>
          <w:sz w:val="20"/>
          <w:szCs w:val="20"/>
        </w:rPr>
      </w:pPr>
      <w:r w:rsidRPr="00DC59CD">
        <w:rPr>
          <w:rFonts w:ascii="Cambria" w:hAnsi="Cambria" w:cs="Times New Roman"/>
          <w:sz w:val="20"/>
          <w:szCs w:val="20"/>
        </w:rPr>
        <w:t>SIGNED, SEALED AND DELIVERED</w:t>
      </w:r>
      <w:r w:rsidRPr="00DC59CD">
        <w:rPr>
          <w:rFonts w:ascii="Cambria" w:hAnsi="Cambria" w:cs="Times New Roman"/>
          <w:sz w:val="20"/>
          <w:szCs w:val="20"/>
        </w:rPr>
        <w:tab/>
        <w:t xml:space="preserve">    </w:t>
      </w:r>
      <w:r w:rsidRPr="00DC59CD">
        <w:rPr>
          <w:rFonts w:ascii="Cambria" w:hAnsi="Cambria" w:cs="Times New Roman"/>
          <w:sz w:val="20"/>
          <w:szCs w:val="20"/>
        </w:rPr>
        <w:tab/>
        <w:t xml:space="preserve">    </w:t>
      </w:r>
    </w:p>
    <w:p w14:paraId="70E205B0" w14:textId="77777777" w:rsidR="003F664A" w:rsidRPr="00DC59CD" w:rsidRDefault="003F664A" w:rsidP="003F664A">
      <w:pPr>
        <w:pStyle w:val="Title"/>
        <w:spacing w:line="360" w:lineRule="auto"/>
        <w:rPr>
          <w:rFonts w:ascii="Cambria" w:hAnsi="Cambria" w:cs="Times New Roman"/>
          <w:b/>
          <w:sz w:val="20"/>
          <w:szCs w:val="20"/>
        </w:rPr>
      </w:pPr>
      <w:r w:rsidRPr="00DC59CD">
        <w:rPr>
          <w:rFonts w:ascii="Cambria" w:hAnsi="Cambria" w:cs="Times New Roman"/>
          <w:sz w:val="20"/>
          <w:szCs w:val="20"/>
        </w:rPr>
        <w:t xml:space="preserve">BY THE WITHINNAMED </w:t>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t xml:space="preserve">                  </w:t>
      </w:r>
      <w:proofErr w:type="gramStart"/>
      <w:r w:rsidRPr="00DC59CD">
        <w:rPr>
          <w:rFonts w:ascii="Cambria" w:hAnsi="Cambria" w:cs="Times New Roman"/>
          <w:sz w:val="20"/>
          <w:szCs w:val="20"/>
        </w:rPr>
        <w:t xml:space="preserve">  }</w:t>
      </w:r>
      <w:proofErr w:type="gramEnd"/>
    </w:p>
    <w:p w14:paraId="2A012574" w14:textId="77777777" w:rsidR="003F664A" w:rsidRPr="00DC59CD" w:rsidRDefault="003F664A" w:rsidP="003F664A">
      <w:pPr>
        <w:pStyle w:val="Title"/>
        <w:spacing w:line="360" w:lineRule="auto"/>
        <w:rPr>
          <w:rFonts w:ascii="Cambria" w:hAnsi="Cambria" w:cs="Times New Roman"/>
          <w:b/>
          <w:sz w:val="20"/>
          <w:szCs w:val="20"/>
        </w:rPr>
      </w:pPr>
      <w:r w:rsidRPr="00DC59CD">
        <w:rPr>
          <w:rFonts w:ascii="Cambria" w:hAnsi="Cambria" w:cs="Times New Roman"/>
          <w:sz w:val="20"/>
          <w:szCs w:val="20"/>
        </w:rPr>
        <w:t xml:space="preserve"> </w:t>
      </w:r>
    </w:p>
    <w:p w14:paraId="09069801" w14:textId="77777777" w:rsidR="003F664A" w:rsidRPr="00DC59CD" w:rsidRDefault="003F664A" w:rsidP="003F664A">
      <w:pPr>
        <w:pStyle w:val="Title"/>
        <w:spacing w:line="360" w:lineRule="auto"/>
        <w:rPr>
          <w:rFonts w:ascii="Cambria" w:hAnsi="Cambria" w:cs="Times New Roman"/>
          <w:b/>
          <w:sz w:val="20"/>
          <w:szCs w:val="20"/>
        </w:rPr>
      </w:pPr>
      <w:r w:rsidRPr="00DC59CD">
        <w:rPr>
          <w:rFonts w:ascii="Cambria" w:hAnsi="Cambria" w:cs="Times New Roman"/>
          <w:sz w:val="20"/>
          <w:szCs w:val="20"/>
        </w:rPr>
        <w:t>___________________________________</w:t>
      </w:r>
      <w:r w:rsidRPr="00DC59CD">
        <w:rPr>
          <w:rFonts w:ascii="Cambria" w:hAnsi="Cambria" w:cs="Times New Roman"/>
          <w:sz w:val="20"/>
          <w:szCs w:val="20"/>
        </w:rPr>
        <w:tab/>
        <w:t xml:space="preserve">    </w:t>
      </w:r>
      <w:r w:rsidRPr="00DC59CD">
        <w:rPr>
          <w:rFonts w:ascii="Cambria" w:hAnsi="Cambria" w:cs="Times New Roman"/>
          <w:sz w:val="20"/>
          <w:szCs w:val="20"/>
        </w:rPr>
        <w:tab/>
      </w:r>
      <w:r w:rsidRPr="00DC59CD">
        <w:rPr>
          <w:rFonts w:ascii="Cambria" w:hAnsi="Cambria" w:cs="Times New Roman"/>
          <w:sz w:val="20"/>
          <w:szCs w:val="20"/>
        </w:rPr>
        <w:tab/>
      </w:r>
    </w:p>
    <w:p w14:paraId="5D020F11" w14:textId="77777777" w:rsidR="003F664A" w:rsidRPr="00DC59CD" w:rsidRDefault="003F664A" w:rsidP="003F664A">
      <w:pPr>
        <w:pStyle w:val="Title"/>
        <w:spacing w:line="360" w:lineRule="auto"/>
        <w:rPr>
          <w:rFonts w:ascii="Cambria" w:hAnsi="Cambria" w:cs="Times New Roman"/>
          <w:b/>
          <w:sz w:val="20"/>
          <w:szCs w:val="20"/>
        </w:rPr>
      </w:pPr>
      <w:r w:rsidRPr="00DC59CD">
        <w:rPr>
          <w:rFonts w:ascii="Cambria" w:hAnsi="Cambria" w:cs="Times New Roman"/>
          <w:sz w:val="20"/>
          <w:szCs w:val="20"/>
        </w:rPr>
        <w:t>In the presence of</w:t>
      </w:r>
    </w:p>
    <w:p w14:paraId="3308DB90" w14:textId="77777777" w:rsidR="003F664A" w:rsidRPr="00DC59CD" w:rsidRDefault="003F664A" w:rsidP="003F664A">
      <w:pPr>
        <w:pStyle w:val="Title"/>
        <w:numPr>
          <w:ilvl w:val="0"/>
          <w:numId w:val="6"/>
        </w:numPr>
        <w:spacing w:after="0" w:line="360" w:lineRule="auto"/>
        <w:contextualSpacing w:val="0"/>
        <w:rPr>
          <w:rFonts w:ascii="Cambria" w:hAnsi="Cambria" w:cs="Times New Roman"/>
          <w:b/>
          <w:sz w:val="20"/>
          <w:szCs w:val="20"/>
        </w:rPr>
      </w:pPr>
      <w:r>
        <w:rPr>
          <w:rFonts w:ascii="Cambria" w:hAnsi="Cambria" w:cs="Times New Roman"/>
          <w:sz w:val="20"/>
          <w:szCs w:val="20"/>
        </w:rPr>
        <w:t xml:space="preserve">Mr. Sagar </w:t>
      </w:r>
      <w:proofErr w:type="spellStart"/>
      <w:r>
        <w:rPr>
          <w:rFonts w:ascii="Cambria" w:hAnsi="Cambria" w:cs="Times New Roman"/>
          <w:sz w:val="20"/>
          <w:szCs w:val="20"/>
        </w:rPr>
        <w:t>Kenkar</w:t>
      </w:r>
      <w:proofErr w:type="spellEnd"/>
      <w:r>
        <w:rPr>
          <w:rFonts w:ascii="Cambria" w:hAnsi="Cambria" w:cs="Times New Roman"/>
          <w:sz w:val="20"/>
          <w:szCs w:val="20"/>
        </w:rPr>
        <w:tab/>
        <w:t xml:space="preserve">  </w:t>
      </w:r>
      <w:proofErr w:type="gramStart"/>
      <w:r>
        <w:rPr>
          <w:rFonts w:ascii="Cambria" w:hAnsi="Cambria" w:cs="Times New Roman"/>
          <w:sz w:val="20"/>
          <w:szCs w:val="20"/>
        </w:rPr>
        <w:t xml:space="preserve">  </w:t>
      </w:r>
      <w:r w:rsidRPr="00DC59CD">
        <w:rPr>
          <w:rFonts w:ascii="Cambria" w:hAnsi="Cambria" w:cs="Times New Roman"/>
          <w:sz w:val="20"/>
          <w:szCs w:val="20"/>
        </w:rPr>
        <w:t>}</w:t>
      </w:r>
      <w:proofErr w:type="gramEnd"/>
    </w:p>
    <w:p w14:paraId="75DBFBBA" w14:textId="77777777" w:rsidR="003F664A" w:rsidRPr="00DC59CD" w:rsidRDefault="003F664A" w:rsidP="003F664A">
      <w:pPr>
        <w:pStyle w:val="Title"/>
        <w:spacing w:line="360" w:lineRule="auto"/>
        <w:rPr>
          <w:rFonts w:ascii="Cambria" w:hAnsi="Cambria" w:cs="Times New Roman"/>
          <w:b/>
          <w:sz w:val="20"/>
          <w:szCs w:val="20"/>
        </w:rPr>
      </w:pPr>
    </w:p>
    <w:p w14:paraId="1354F54D" w14:textId="77777777" w:rsidR="003F664A" w:rsidRPr="00DC59CD" w:rsidRDefault="003F664A" w:rsidP="003F664A">
      <w:pPr>
        <w:pStyle w:val="Title"/>
        <w:numPr>
          <w:ilvl w:val="0"/>
          <w:numId w:val="6"/>
        </w:numPr>
        <w:spacing w:after="0" w:line="360" w:lineRule="auto"/>
        <w:contextualSpacing w:val="0"/>
        <w:rPr>
          <w:rFonts w:ascii="Cambria" w:hAnsi="Cambria" w:cs="Times New Roman"/>
          <w:b/>
          <w:sz w:val="20"/>
          <w:szCs w:val="20"/>
        </w:rPr>
      </w:pPr>
      <w:r>
        <w:rPr>
          <w:rFonts w:ascii="Cambria" w:hAnsi="Cambria" w:cs="Times New Roman"/>
          <w:sz w:val="20"/>
          <w:szCs w:val="20"/>
        </w:rPr>
        <w:t>Mr. Soban Singh</w:t>
      </w:r>
      <w:r>
        <w:rPr>
          <w:rFonts w:ascii="Cambria" w:hAnsi="Cambria" w:cs="Times New Roman"/>
          <w:sz w:val="20"/>
          <w:szCs w:val="20"/>
        </w:rPr>
        <w:tab/>
        <w:t xml:space="preserve">   </w:t>
      </w:r>
      <w:proofErr w:type="gramStart"/>
      <w:r>
        <w:rPr>
          <w:rFonts w:ascii="Cambria" w:hAnsi="Cambria" w:cs="Times New Roman"/>
          <w:sz w:val="20"/>
          <w:szCs w:val="20"/>
        </w:rPr>
        <w:t xml:space="preserve"> </w:t>
      </w:r>
      <w:r w:rsidRPr="00DC59CD">
        <w:rPr>
          <w:rFonts w:ascii="Cambria" w:hAnsi="Cambria" w:cs="Times New Roman"/>
          <w:sz w:val="20"/>
          <w:szCs w:val="20"/>
        </w:rPr>
        <w:t xml:space="preserve"> }</w:t>
      </w:r>
      <w:proofErr w:type="gramEnd"/>
      <w:r w:rsidRPr="00DC59CD">
        <w:rPr>
          <w:rFonts w:ascii="Cambria" w:hAnsi="Cambria" w:cs="Times New Roman"/>
          <w:sz w:val="20"/>
          <w:szCs w:val="20"/>
        </w:rPr>
        <w:tab/>
      </w:r>
    </w:p>
    <w:p w14:paraId="3D533FA6" w14:textId="77777777" w:rsidR="003F664A" w:rsidRPr="00DC59CD" w:rsidRDefault="003F664A" w:rsidP="003F664A">
      <w:pPr>
        <w:jc w:val="center"/>
        <w:rPr>
          <w:sz w:val="22"/>
          <w:szCs w:val="22"/>
          <w:u w:val="single"/>
        </w:rPr>
      </w:pPr>
    </w:p>
    <w:p w14:paraId="3DBD9161" w14:textId="77777777" w:rsidR="003F664A" w:rsidRPr="00DC59CD" w:rsidRDefault="003F664A" w:rsidP="003F664A">
      <w:pPr>
        <w:jc w:val="center"/>
        <w:rPr>
          <w:sz w:val="22"/>
          <w:szCs w:val="22"/>
          <w:u w:val="single"/>
        </w:rPr>
      </w:pPr>
    </w:p>
    <w:p w14:paraId="2C7F1A6B" w14:textId="77777777" w:rsidR="003F664A" w:rsidRPr="00DC59CD" w:rsidRDefault="003F664A" w:rsidP="003F664A">
      <w:pPr>
        <w:rPr>
          <w:rFonts w:ascii="Cambria" w:hAnsi="Cambria"/>
          <w:b/>
          <w:sz w:val="20"/>
          <w:szCs w:val="20"/>
        </w:rPr>
      </w:pPr>
      <w:r w:rsidRPr="00DC59CD">
        <w:rPr>
          <w:rFonts w:ascii="Cambria" w:hAnsi="Cambria"/>
          <w:b/>
          <w:sz w:val="20"/>
          <w:szCs w:val="20"/>
        </w:rPr>
        <w:t>Date: -</w:t>
      </w:r>
      <w:r>
        <w:rPr>
          <w:rFonts w:ascii="Cambria" w:hAnsi="Cambria"/>
          <w:b/>
          <w:sz w:val="20"/>
          <w:szCs w:val="20"/>
        </w:rPr>
        <w:t xml:space="preserve"> </w:t>
      </w:r>
      <w:ins w:id="221" w:author="Nilkanth Nikam" w:date="2021-03-23T19:34:00Z">
        <w:r>
          <w:rPr>
            <w:rFonts w:ascii="Cambria" w:hAnsi="Cambria"/>
            <w:b/>
            <w:sz w:val="20"/>
            <w:szCs w:val="20"/>
          </w:rPr>
          <w:fldChar w:fldCharType="begin"/>
        </w:r>
        <w:r>
          <w:rPr>
            <w:rFonts w:ascii="Cambria" w:hAnsi="Cambria"/>
            <w:b/>
            <w:sz w:val="20"/>
            <w:szCs w:val="20"/>
          </w:rPr>
          <w:instrText xml:space="preserve"> MERGEFIELD  DateAppendix </w:instrText>
        </w:r>
        <w:r>
          <w:rPr>
            <w:rFonts w:ascii="Cambria" w:hAnsi="Cambria"/>
            <w:b/>
            <w:sz w:val="20"/>
            <w:szCs w:val="20"/>
          </w:rPr>
          <w:fldChar w:fldCharType="separate"/>
        </w:r>
      </w:ins>
      <w:r>
        <w:rPr>
          <w:rFonts w:ascii="Cambria" w:hAnsi="Cambria"/>
          <w:b/>
          <w:noProof/>
          <w:sz w:val="20"/>
          <w:szCs w:val="20"/>
        </w:rPr>
        <w:t>11th August 2020</w:t>
      </w:r>
      <w:ins w:id="222" w:author="Nilkanth Nikam" w:date="2021-03-23T19:34:00Z">
        <w:r>
          <w:rPr>
            <w:rFonts w:ascii="Cambria" w:hAnsi="Cambria"/>
            <w:b/>
            <w:sz w:val="20"/>
            <w:szCs w:val="20"/>
          </w:rPr>
          <w:fldChar w:fldCharType="end"/>
        </w:r>
      </w:ins>
    </w:p>
    <w:p w14:paraId="23254F18" w14:textId="77777777" w:rsidR="003F664A" w:rsidRPr="00DC59CD" w:rsidRDefault="003F664A" w:rsidP="003F664A">
      <w:pPr>
        <w:jc w:val="center"/>
        <w:rPr>
          <w:rFonts w:ascii="Cambria" w:hAnsi="Cambria"/>
          <w:sz w:val="20"/>
          <w:szCs w:val="20"/>
          <w:u w:val="single"/>
        </w:rPr>
      </w:pPr>
    </w:p>
    <w:p w14:paraId="6958057C" w14:textId="77777777" w:rsidR="003F664A" w:rsidRPr="00DC59CD" w:rsidRDefault="003F664A" w:rsidP="003F664A">
      <w:pPr>
        <w:jc w:val="center"/>
        <w:rPr>
          <w:rFonts w:ascii="Cambria" w:hAnsi="Cambria"/>
          <w:b/>
          <w:sz w:val="20"/>
          <w:szCs w:val="20"/>
          <w:u w:val="single"/>
        </w:rPr>
      </w:pPr>
      <w:commentRangeStart w:id="223"/>
      <w:r w:rsidRPr="00DC59CD">
        <w:rPr>
          <w:rFonts w:ascii="Cambria" w:hAnsi="Cambria"/>
          <w:b/>
          <w:sz w:val="20"/>
          <w:szCs w:val="20"/>
          <w:u w:val="single"/>
        </w:rPr>
        <w:t>Appendix A</w:t>
      </w:r>
      <w:commentRangeEnd w:id="223"/>
      <w:r>
        <w:rPr>
          <w:rStyle w:val="CommentReference"/>
          <w:rFonts w:eastAsiaTheme="majorEastAsia"/>
        </w:rPr>
        <w:commentReference w:id="223"/>
      </w:r>
    </w:p>
    <w:p w14:paraId="70D767F8" w14:textId="77777777" w:rsidR="003F664A" w:rsidRPr="00DC59CD" w:rsidRDefault="003F664A" w:rsidP="003F664A">
      <w:pPr>
        <w:jc w:val="center"/>
        <w:rPr>
          <w:rFonts w:ascii="Cambria" w:hAnsi="Cambria"/>
          <w:sz w:val="20"/>
          <w:szCs w:val="20"/>
          <w:u w:val="single"/>
        </w:rPr>
      </w:pPr>
    </w:p>
    <w:p w14:paraId="12BC93F3" w14:textId="77777777" w:rsidR="003F664A" w:rsidRPr="00DC59CD" w:rsidRDefault="003F664A" w:rsidP="003F664A">
      <w:pPr>
        <w:rPr>
          <w:rFonts w:ascii="Cambria" w:hAnsi="Cambria"/>
          <w:sz w:val="20"/>
          <w:szCs w:val="20"/>
          <w:u w:val="single"/>
        </w:rPr>
      </w:pPr>
    </w:p>
    <w:p w14:paraId="678498AF" w14:textId="77777777" w:rsidR="003F664A" w:rsidRPr="00DC59CD" w:rsidRDefault="003F664A" w:rsidP="003F664A">
      <w:pPr>
        <w:rPr>
          <w:rFonts w:ascii="Cambria" w:hAnsi="Cambria"/>
          <w:sz w:val="20"/>
          <w:szCs w:val="20"/>
        </w:rPr>
      </w:pPr>
      <w:r>
        <w:rPr>
          <w:rFonts w:ascii="Cambria" w:hAnsi="Cambria"/>
          <w:noProof/>
          <w:sz w:val="20"/>
          <w:szCs w:val="20"/>
        </w:rPr>
        <mc:AlternateContent>
          <mc:Choice Requires="wps">
            <w:drawing>
              <wp:anchor distT="0" distB="0" distL="114300" distR="114300" simplePos="0" relativeHeight="251659264" behindDoc="0" locked="0" layoutInCell="1" allowOverlap="1" wp14:anchorId="257101F7" wp14:editId="7B651B19">
                <wp:simplePos x="0" y="0"/>
                <wp:positionH relativeFrom="column">
                  <wp:posOffset>5600700</wp:posOffset>
                </wp:positionH>
                <wp:positionV relativeFrom="paragraph">
                  <wp:posOffset>635</wp:posOffset>
                </wp:positionV>
                <wp:extent cx="152400" cy="1450340"/>
                <wp:effectExtent l="9525" t="7620" r="9525" b="889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1450340"/>
                        </a:xfrm>
                        <a:prstGeom prst="rightBrace">
                          <a:avLst>
                            <a:gd name="adj1" fmla="val 7930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97535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 o:spid="_x0000_s1026" type="#_x0000_t88" style="position:absolute;margin-left:441pt;margin-top:.05pt;width:12pt;height:11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"/>
            </w:pict>
          </mc:Fallback>
        </mc:AlternateContent>
      </w:r>
      <w:r w:rsidRPr="00DC59CD">
        <w:rPr>
          <w:rFonts w:ascii="Cambria" w:hAnsi="Cambria"/>
          <w:sz w:val="20"/>
          <w:szCs w:val="20"/>
        </w:rPr>
        <w:t xml:space="preserve">Below is the list of Subsidiaries and/or Sister Concerned companies of </w:t>
      </w:r>
      <w:r>
        <w:rPr>
          <w:rFonts w:ascii="Cambria" w:hAnsi="Cambria"/>
          <w:sz w:val="20"/>
          <w:szCs w:val="20"/>
        </w:rPr>
        <w:t xml:space="preserve">Infinity Data Technologies Pvt. </w:t>
      </w:r>
      <w:proofErr w:type="gramStart"/>
      <w:r>
        <w:rPr>
          <w:rFonts w:ascii="Cambria" w:hAnsi="Cambria"/>
          <w:sz w:val="20"/>
          <w:szCs w:val="20"/>
        </w:rPr>
        <w:t>Ltd.</w:t>
      </w:r>
      <w:r w:rsidRPr="00DC59CD">
        <w:rPr>
          <w:rFonts w:ascii="Cambria" w:hAnsi="Cambria"/>
          <w:sz w:val="20"/>
          <w:szCs w:val="20"/>
        </w:rPr>
        <w:t>:-</w:t>
      </w:r>
      <w:proofErr w:type="gramEnd"/>
    </w:p>
    <w:p w14:paraId="64E24F62" w14:textId="77777777" w:rsidR="003F664A" w:rsidRPr="00DC59CD" w:rsidRDefault="003F664A" w:rsidP="003F664A">
      <w:pPr>
        <w:rPr>
          <w:rFonts w:ascii="Cambria" w:hAnsi="Cambria"/>
          <w:sz w:val="20"/>
          <w:szCs w:val="20"/>
        </w:rPr>
      </w:pPr>
    </w:p>
    <w:p w14:paraId="590C4C53" w14:textId="77777777" w:rsidR="003F664A" w:rsidRPr="00DC59CD" w:rsidRDefault="003F664A" w:rsidP="003F6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sz w:val="20"/>
          <w:szCs w:val="20"/>
          <w:lang w:eastAsia="en-IN"/>
        </w:rPr>
      </w:pPr>
    </w:p>
    <w:p w14:paraId="47D8F14E" w14:textId="77777777" w:rsidR="003F664A" w:rsidRPr="002E16AE" w:rsidRDefault="003F664A" w:rsidP="003F664A">
      <w:pPr>
        <w:rPr>
          <w:rFonts w:ascii="Cambria" w:hAnsi="Cambria"/>
          <w:sz w:val="20"/>
          <w:szCs w:val="20"/>
        </w:rPr>
      </w:pPr>
      <w:r w:rsidRPr="002E16AE">
        <w:rPr>
          <w:rFonts w:ascii="Cambria" w:hAnsi="Cambria"/>
          <w:sz w:val="20"/>
          <w:szCs w:val="20"/>
          <w:lang w:eastAsia="en-IN"/>
        </w:rPr>
        <w:t xml:space="preserve">1. </w:t>
      </w:r>
      <w:r w:rsidRPr="002E16AE">
        <w:rPr>
          <w:rFonts w:ascii="Cambria" w:hAnsi="Cambria"/>
          <w:sz w:val="20"/>
          <w:szCs w:val="20"/>
        </w:rPr>
        <w:t>Canopy Financial Technology Partners, LLC</w:t>
      </w:r>
    </w:p>
    <w:p w14:paraId="68AE1F6A" w14:textId="77777777" w:rsidR="003F664A" w:rsidRPr="002E16AE" w:rsidRDefault="003F664A" w:rsidP="003F664A">
      <w:pPr>
        <w:rPr>
          <w:rFonts w:ascii="Cambria" w:hAnsi="Cambria"/>
          <w:sz w:val="20"/>
          <w:szCs w:val="20"/>
        </w:rPr>
      </w:pPr>
      <w:r w:rsidRPr="002E16AE">
        <w:rPr>
          <w:rFonts w:ascii="Cambria" w:hAnsi="Cambria"/>
          <w:sz w:val="20"/>
          <w:szCs w:val="20"/>
        </w:rPr>
        <w:t>2. Infinity International Processing Services, Inc.</w:t>
      </w:r>
    </w:p>
    <w:p w14:paraId="7AF81CCA" w14:textId="77777777" w:rsidR="003F664A" w:rsidRPr="002E16AE" w:rsidRDefault="003F664A" w:rsidP="003F664A">
      <w:pPr>
        <w:rPr>
          <w:rFonts w:ascii="Cambria" w:hAnsi="Cambria"/>
          <w:sz w:val="20"/>
          <w:szCs w:val="20"/>
        </w:rPr>
      </w:pPr>
      <w:r w:rsidRPr="002E16AE">
        <w:rPr>
          <w:rFonts w:ascii="Cambria" w:hAnsi="Cambria"/>
          <w:sz w:val="20"/>
          <w:szCs w:val="20"/>
        </w:rPr>
        <w:t>3. Infinity Data Technologies Pvt. Ltd., India</w:t>
      </w:r>
    </w:p>
    <w:p w14:paraId="1B75782E" w14:textId="491D1E13" w:rsidR="003F664A" w:rsidRPr="002E16AE" w:rsidRDefault="003F664A" w:rsidP="003F664A">
      <w:pPr>
        <w:rPr>
          <w:rFonts w:ascii="Cambria" w:hAnsi="Cambria"/>
          <w:sz w:val="20"/>
          <w:szCs w:val="20"/>
        </w:rPr>
      </w:pPr>
      <w:r w:rsidRPr="002E16AE">
        <w:rPr>
          <w:rFonts w:ascii="Cambria" w:hAnsi="Cambria"/>
          <w:sz w:val="20"/>
          <w:szCs w:val="20"/>
        </w:rPr>
        <w:t xml:space="preserve">4. </w:t>
      </w:r>
      <w:ins w:id="224" w:author="Nilkanth Nikam" w:date="2021-03-23T19:35:00Z">
        <w:r>
          <w:rPr>
            <w:rFonts w:ascii="Cambria" w:hAnsi="Cambria"/>
            <w:sz w:val="20"/>
            <w:szCs w:val="20"/>
            <w:lang w:eastAsia="en-IN"/>
          </w:rPr>
          <w:fldChar w:fldCharType="begin"/>
        </w:r>
        <w:r>
          <w:rPr>
            <w:rFonts w:ascii="Cambria" w:hAnsi="Cambria"/>
            <w:sz w:val="20"/>
            <w:szCs w:val="20"/>
            <w:lang w:eastAsia="en-IN"/>
          </w:rPr>
          <w:instrText xml:space="preserve"> MERGEFIELD  SisterCompany </w:instrText>
        </w:r>
      </w:ins>
      <w:r>
        <w:rPr>
          <w:rFonts w:ascii="Cambria" w:hAnsi="Cambria"/>
          <w:sz w:val="20"/>
          <w:szCs w:val="20"/>
          <w:lang w:eastAsia="en-IN"/>
        </w:rPr>
        <w:fldChar w:fldCharType="separate"/>
      </w:r>
      <w:ins w:id="225" w:author="Nilkanth Nikam" w:date="2021-03-23T19:35:00Z">
        <w:r w:rsidR="00B21463">
          <w:rPr>
            <w:rFonts w:ascii="Cambria" w:hAnsi="Cambria"/>
            <w:sz w:val="20"/>
            <w:szCs w:val="20"/>
            <w:lang w:eastAsia="en-IN"/>
          </w:rPr>
          <w:fldChar w:fldCharType="begin"/>
        </w:r>
        <w:r w:rsidR="00B21463">
          <w:rPr>
            <w:rFonts w:ascii="Cambria" w:hAnsi="Cambria"/>
            <w:sz w:val="20"/>
            <w:szCs w:val="20"/>
            <w:lang w:eastAsia="en-IN"/>
          </w:rPr>
          <w:instrText xml:space="preserve"> MERGEFIELD  SisterCompany </w:instrText>
        </w:r>
      </w:ins>
      <w:r w:rsidR="00B21463">
        <w:rPr>
          <w:rFonts w:ascii="Cambria" w:hAnsi="Cambria"/>
          <w:sz w:val="20"/>
          <w:szCs w:val="20"/>
          <w:lang w:eastAsia="en-IN"/>
        </w:rPr>
        <w:fldChar w:fldCharType="separate"/>
      </w:r>
      <w:ins w:id="226" w:author="Nilkanth Nikam" w:date="2021-03-23T19:35:00Z">
        <w:r w:rsidR="00B21463">
          <w:rPr>
            <w:rFonts w:ascii="Cambria" w:hAnsi="Cambria"/>
            <w:noProof/>
            <w:sz w:val="20"/>
            <w:szCs w:val="20"/>
            <w:lang w:eastAsia="en-IN"/>
          </w:rPr>
          <w:t>«SisterCompany»</w:t>
        </w:r>
        <w:r w:rsidR="00B21463">
          <w:rPr>
            <w:rFonts w:ascii="Cambria" w:hAnsi="Cambria"/>
            <w:sz w:val="20"/>
            <w:szCs w:val="20"/>
            <w:lang w:eastAsia="en-IN"/>
          </w:rPr>
          <w:fldChar w:fldCharType="end"/>
        </w:r>
        <w:r>
          <w:rPr>
            <w:rFonts w:ascii="Cambria" w:hAnsi="Cambria"/>
            <w:noProof/>
            <w:sz w:val="20"/>
            <w:szCs w:val="20"/>
            <w:lang w:eastAsia="en-IN"/>
          </w:rPr>
          <w:t>.</w:t>
        </w:r>
        <w:r>
          <w:rPr>
            <w:rFonts w:ascii="Cambria" w:hAnsi="Cambria"/>
            <w:sz w:val="20"/>
            <w:szCs w:val="20"/>
            <w:lang w:eastAsia="en-IN"/>
          </w:rPr>
          <w:fldChar w:fldCharType="end"/>
        </w:r>
      </w:ins>
      <w:r w:rsidRPr="002E16AE">
        <w:rPr>
          <w:rFonts w:ascii="Cambria" w:hAnsi="Cambria"/>
          <w:sz w:val="20"/>
          <w:szCs w:val="20"/>
        </w:rPr>
        <w:t>,, India</w:t>
      </w:r>
    </w:p>
    <w:p w14:paraId="04904DDD" w14:textId="77777777" w:rsidR="003F664A" w:rsidRPr="00677177" w:rsidRDefault="003F664A" w:rsidP="003F664A">
      <w:pPr>
        <w:rPr>
          <w:rFonts w:ascii="Cambria" w:hAnsi="Cambria"/>
          <w:sz w:val="20"/>
          <w:szCs w:val="20"/>
        </w:rPr>
      </w:pPr>
      <w:r w:rsidRPr="00677177">
        <w:rPr>
          <w:rFonts w:ascii="Cambria" w:hAnsi="Cambria"/>
          <w:sz w:val="20"/>
          <w:szCs w:val="20"/>
        </w:rPr>
        <w:t>5. Artemisia Consulting and Technology</w:t>
      </w:r>
      <w:r>
        <w:rPr>
          <w:rFonts w:ascii="Cambria" w:hAnsi="Cambria"/>
          <w:sz w:val="20"/>
          <w:szCs w:val="20"/>
        </w:rPr>
        <w:t xml:space="preserve"> (</w:t>
      </w:r>
      <w:r w:rsidRPr="00677177">
        <w:rPr>
          <w:rFonts w:ascii="Cambria" w:hAnsi="Cambria"/>
          <w:sz w:val="20"/>
          <w:szCs w:val="20"/>
        </w:rPr>
        <w:t>ACT, India</w:t>
      </w:r>
      <w:r>
        <w:rPr>
          <w:rFonts w:ascii="Cambria" w:hAnsi="Cambria"/>
          <w:sz w:val="20"/>
          <w:szCs w:val="20"/>
        </w:rPr>
        <w:t>)</w:t>
      </w:r>
    </w:p>
    <w:p w14:paraId="2F07BFE6" w14:textId="77777777" w:rsidR="003F664A" w:rsidRPr="00677177" w:rsidRDefault="003F664A" w:rsidP="003F664A">
      <w:pPr>
        <w:rPr>
          <w:rFonts w:ascii="Cambria" w:hAnsi="Cambria"/>
          <w:sz w:val="20"/>
          <w:szCs w:val="20"/>
        </w:rPr>
      </w:pPr>
      <w:r w:rsidRPr="00677177">
        <w:rPr>
          <w:rFonts w:ascii="Cambria" w:hAnsi="Cambria"/>
          <w:sz w:val="20"/>
          <w:szCs w:val="20"/>
        </w:rPr>
        <w:t>6. Lenders Allies LLC</w:t>
      </w:r>
    </w:p>
    <w:p w14:paraId="57599F43" w14:textId="77777777" w:rsidR="003F664A" w:rsidRPr="00677177" w:rsidRDefault="003F664A" w:rsidP="003F664A">
      <w:pPr>
        <w:rPr>
          <w:rFonts w:ascii="Cambria" w:hAnsi="Cambria"/>
          <w:sz w:val="20"/>
          <w:szCs w:val="20"/>
        </w:rPr>
      </w:pPr>
      <w:r w:rsidRPr="00677177">
        <w:rPr>
          <w:rFonts w:ascii="Cambria" w:hAnsi="Cambria"/>
          <w:sz w:val="20"/>
          <w:szCs w:val="20"/>
        </w:rPr>
        <w:t xml:space="preserve">7. </w:t>
      </w:r>
      <w:proofErr w:type="spellStart"/>
      <w:r w:rsidRPr="00677177">
        <w:rPr>
          <w:rFonts w:ascii="Cambria" w:hAnsi="Cambria"/>
          <w:sz w:val="20"/>
          <w:szCs w:val="20"/>
        </w:rPr>
        <w:t>MedAsset</w:t>
      </w:r>
      <w:proofErr w:type="spellEnd"/>
      <w:r w:rsidRPr="00677177">
        <w:rPr>
          <w:rFonts w:ascii="Cambria" w:hAnsi="Cambria"/>
          <w:sz w:val="20"/>
          <w:szCs w:val="20"/>
        </w:rPr>
        <w:t xml:space="preserve"> Billing Company, LLC dba Infinity land Title</w:t>
      </w:r>
    </w:p>
    <w:p w14:paraId="243FBCD6" w14:textId="77777777" w:rsidR="003F664A" w:rsidRDefault="003F664A" w:rsidP="003F664A">
      <w:pPr>
        <w:rPr>
          <w:rFonts w:ascii="Cambria" w:hAnsi="Cambria"/>
          <w:sz w:val="20"/>
          <w:szCs w:val="20"/>
        </w:rPr>
      </w:pPr>
      <w:r w:rsidRPr="00677177">
        <w:rPr>
          <w:rFonts w:ascii="Cambria" w:hAnsi="Cambria"/>
          <w:sz w:val="20"/>
          <w:szCs w:val="20"/>
        </w:rPr>
        <w:t>8. YCM, Inc.</w:t>
      </w:r>
      <w:r>
        <w:rPr>
          <w:rFonts w:ascii="Cambria" w:hAnsi="Cambria"/>
          <w:sz w:val="20"/>
          <w:szCs w:val="20"/>
        </w:rPr>
        <w:t xml:space="preserve"> dba </w:t>
      </w:r>
    </w:p>
    <w:p w14:paraId="3C3C1C02" w14:textId="77777777" w:rsidR="003F664A" w:rsidRDefault="003F664A" w:rsidP="003F664A">
      <w:pPr>
        <w:rPr>
          <w:rFonts w:ascii="Cambria" w:hAnsi="Cambria"/>
          <w:sz w:val="20"/>
          <w:szCs w:val="20"/>
        </w:rPr>
      </w:pPr>
      <w:r>
        <w:rPr>
          <w:rFonts w:ascii="Cambria" w:hAnsi="Cambria"/>
          <w:sz w:val="20"/>
          <w:szCs w:val="20"/>
        </w:rPr>
        <w:t>9. P</w:t>
      </w:r>
      <w:r w:rsidRPr="00090D6F">
        <w:rPr>
          <w:rFonts w:ascii="Cambria" w:hAnsi="Cambria"/>
          <w:sz w:val="20"/>
          <w:szCs w:val="20"/>
        </w:rPr>
        <w:t xml:space="preserve">acific </w:t>
      </w:r>
      <w:r>
        <w:rPr>
          <w:rFonts w:ascii="Cambria" w:hAnsi="Cambria"/>
          <w:sz w:val="20"/>
          <w:szCs w:val="20"/>
        </w:rPr>
        <w:t>B</w:t>
      </w:r>
      <w:r w:rsidRPr="00090D6F">
        <w:rPr>
          <w:rFonts w:ascii="Cambria" w:hAnsi="Cambria"/>
          <w:sz w:val="20"/>
          <w:szCs w:val="20"/>
        </w:rPr>
        <w:t>lue</w:t>
      </w:r>
    </w:p>
    <w:p w14:paraId="690B5064" w14:textId="77777777" w:rsidR="003F664A" w:rsidRDefault="003F664A" w:rsidP="003F664A">
      <w:pPr>
        <w:rPr>
          <w:rFonts w:ascii="Cambria" w:hAnsi="Cambria"/>
          <w:sz w:val="20"/>
          <w:szCs w:val="20"/>
        </w:rPr>
      </w:pPr>
      <w:r>
        <w:rPr>
          <w:rFonts w:ascii="Cambria" w:hAnsi="Cambria"/>
          <w:sz w:val="20"/>
          <w:szCs w:val="20"/>
        </w:rPr>
        <w:t>10. Accelerate Logistics, LLC</w:t>
      </w:r>
    </w:p>
    <w:p w14:paraId="7217FA18" w14:textId="77777777" w:rsidR="003F664A" w:rsidRPr="00677177" w:rsidRDefault="003F664A" w:rsidP="003F664A">
      <w:pPr>
        <w:rPr>
          <w:rFonts w:ascii="Cambria" w:hAnsi="Cambria"/>
          <w:sz w:val="20"/>
          <w:szCs w:val="20"/>
        </w:rPr>
      </w:pPr>
      <w:r>
        <w:rPr>
          <w:rFonts w:ascii="Cambria" w:hAnsi="Cambria"/>
          <w:sz w:val="20"/>
          <w:szCs w:val="20"/>
        </w:rPr>
        <w:t xml:space="preserve">11. </w:t>
      </w:r>
      <w:proofErr w:type="spellStart"/>
      <w:r w:rsidRPr="00677177">
        <w:rPr>
          <w:rFonts w:ascii="Cambria" w:hAnsi="Cambria"/>
          <w:sz w:val="20"/>
          <w:szCs w:val="20"/>
        </w:rPr>
        <w:t>NexaSoft</w:t>
      </w:r>
      <w:proofErr w:type="spellEnd"/>
      <w:r w:rsidRPr="00677177">
        <w:rPr>
          <w:rFonts w:ascii="Cambria" w:hAnsi="Cambria"/>
          <w:sz w:val="20"/>
          <w:szCs w:val="20"/>
        </w:rPr>
        <w:t xml:space="preserve"> Infinity Pvt. Ltd.</w:t>
      </w:r>
      <w:r>
        <w:rPr>
          <w:rFonts w:ascii="Cambria" w:hAnsi="Cambria"/>
          <w:sz w:val="20"/>
          <w:szCs w:val="20"/>
        </w:rPr>
        <w:tab/>
      </w:r>
    </w:p>
    <w:p w14:paraId="1CE26EE5" w14:textId="77777777" w:rsidR="003F664A" w:rsidRPr="00677177" w:rsidRDefault="003F664A" w:rsidP="003F664A">
      <w:pPr>
        <w:rPr>
          <w:rFonts w:ascii="Cambria" w:hAnsi="Cambria"/>
          <w:sz w:val="20"/>
          <w:szCs w:val="20"/>
        </w:rPr>
      </w:pPr>
      <w:r w:rsidRPr="00677177">
        <w:rPr>
          <w:rFonts w:ascii="Cambria" w:hAnsi="Cambria"/>
          <w:sz w:val="20"/>
          <w:szCs w:val="20"/>
        </w:rPr>
        <w:t>1</w:t>
      </w:r>
      <w:r>
        <w:rPr>
          <w:rFonts w:ascii="Cambria" w:hAnsi="Cambria"/>
          <w:sz w:val="20"/>
          <w:szCs w:val="20"/>
        </w:rPr>
        <w:t xml:space="preserve">2. </w:t>
      </w:r>
      <w:r w:rsidRPr="00677177">
        <w:rPr>
          <w:rFonts w:ascii="Cambria" w:hAnsi="Cambria"/>
          <w:sz w:val="20"/>
          <w:szCs w:val="20"/>
        </w:rPr>
        <w:t>All future related companies</w:t>
      </w:r>
    </w:p>
    <w:p w14:paraId="35C50A8E" w14:textId="77777777" w:rsidR="003F664A" w:rsidRPr="00DC59CD" w:rsidRDefault="003F664A" w:rsidP="003F664A">
      <w:pPr>
        <w:rPr>
          <w:rFonts w:ascii="Cambria" w:hAnsi="Cambria"/>
          <w:sz w:val="20"/>
          <w:szCs w:val="20"/>
        </w:rPr>
      </w:pPr>
    </w:p>
    <w:p w14:paraId="6332A860" w14:textId="77777777" w:rsidR="003F664A" w:rsidRPr="00DC59CD" w:rsidRDefault="003F664A" w:rsidP="003F664A">
      <w:pPr>
        <w:rPr>
          <w:rFonts w:ascii="Cambria" w:hAnsi="Cambria"/>
          <w:sz w:val="20"/>
          <w:szCs w:val="20"/>
        </w:rPr>
      </w:pPr>
      <w:r w:rsidRPr="00DC59CD">
        <w:rPr>
          <w:rFonts w:ascii="Cambria" w:hAnsi="Cambria"/>
          <w:sz w:val="20"/>
          <w:szCs w:val="20"/>
        </w:rPr>
        <w:t>(and such other company which may be formed part of the aforesaid group companies)</w:t>
      </w:r>
    </w:p>
    <w:p w14:paraId="29724CF5" w14:textId="77777777" w:rsidR="003F664A" w:rsidRPr="00DC59CD" w:rsidRDefault="003F664A" w:rsidP="003F664A">
      <w:pPr>
        <w:rPr>
          <w:rFonts w:ascii="Cambria" w:hAnsi="Cambria"/>
          <w:sz w:val="20"/>
          <w:szCs w:val="20"/>
        </w:rPr>
      </w:pPr>
    </w:p>
    <w:p w14:paraId="20FF23EE" w14:textId="41F68285" w:rsidR="003F664A" w:rsidRPr="00DC59CD" w:rsidRDefault="003F664A" w:rsidP="003F664A">
      <w:pPr>
        <w:jc w:val="both"/>
        <w:rPr>
          <w:rFonts w:ascii="Cambria" w:hAnsi="Cambria"/>
          <w:sz w:val="20"/>
          <w:szCs w:val="20"/>
        </w:rPr>
      </w:pPr>
      <w:r w:rsidRPr="00DC59CD">
        <w:rPr>
          <w:rFonts w:ascii="Cambria" w:hAnsi="Cambria"/>
          <w:sz w:val="20"/>
          <w:szCs w:val="20"/>
        </w:rPr>
        <w:t>It is specifically agreed by the Employee that</w:t>
      </w:r>
      <w:r>
        <w:rPr>
          <w:rFonts w:ascii="Cambria" w:hAnsi="Cambria"/>
          <w:sz w:val="20"/>
          <w:szCs w:val="20"/>
        </w:rPr>
        <w:t xml:space="preserve"> </w:t>
      </w:r>
      <w:ins w:id="227" w:author="Nilkanth Nikam" w:date="2021-03-23T19:35:00Z">
        <w:r w:rsidR="00B21463">
          <w:rPr>
            <w:rFonts w:ascii="Cambria" w:hAnsi="Cambria"/>
            <w:sz w:val="20"/>
            <w:szCs w:val="20"/>
          </w:rPr>
          <w:fldChar w:fldCharType="begin"/>
        </w:r>
        <w:r w:rsidR="00B21463">
          <w:rPr>
            <w:rFonts w:ascii="Cambria" w:hAnsi="Cambria"/>
            <w:sz w:val="20"/>
            <w:szCs w:val="20"/>
          </w:rPr>
          <w:instrText xml:space="preserve"> MERGEFIELD  Abbr </w:instrText>
        </w:r>
      </w:ins>
      <w:r w:rsidR="00B21463">
        <w:rPr>
          <w:rFonts w:ascii="Cambria" w:hAnsi="Cambria"/>
          <w:sz w:val="20"/>
          <w:szCs w:val="20"/>
        </w:rPr>
        <w:fldChar w:fldCharType="separate"/>
      </w:r>
      <w:ins w:id="228" w:author="Nilkanth Nikam" w:date="2021-03-23T19:35:00Z">
        <w:r w:rsidR="00B21463">
          <w:rPr>
            <w:rFonts w:ascii="Cambria" w:hAnsi="Cambria"/>
            <w:noProof/>
            <w:sz w:val="20"/>
            <w:szCs w:val="20"/>
          </w:rPr>
          <w:t>«Abbr»</w:t>
        </w:r>
        <w:r w:rsidR="00B21463">
          <w:rPr>
            <w:rFonts w:ascii="Cambria" w:hAnsi="Cambria"/>
            <w:sz w:val="20"/>
            <w:szCs w:val="20"/>
          </w:rPr>
          <w:fldChar w:fldCharType="end"/>
        </w:r>
      </w:ins>
      <w:r w:rsidR="00B21463">
        <w:rPr>
          <w:rFonts w:ascii="Cambria" w:hAnsi="Cambria"/>
          <w:sz w:val="20"/>
          <w:szCs w:val="20"/>
        </w:rPr>
        <w:t xml:space="preserve"> </w:t>
      </w:r>
      <w:r w:rsidRPr="00DC59CD">
        <w:rPr>
          <w:rFonts w:ascii="Cambria" w:hAnsi="Cambria"/>
          <w:sz w:val="20"/>
          <w:szCs w:val="20"/>
        </w:rPr>
        <w:t xml:space="preserve">has understood that the list of companies mentioned above are the Subsidiaries and/or Sister Concerned companies of </w:t>
      </w:r>
      <w:r>
        <w:rPr>
          <w:rFonts w:ascii="Cambria" w:hAnsi="Cambria"/>
          <w:sz w:val="20"/>
          <w:szCs w:val="20"/>
        </w:rPr>
        <w:t>Infinity Data Technologies Pvt. Ltd.</w:t>
      </w:r>
      <w:r w:rsidRPr="00DC59CD">
        <w:rPr>
          <w:rFonts w:ascii="Cambria" w:hAnsi="Cambria"/>
          <w:sz w:val="20"/>
          <w:szCs w:val="20"/>
        </w:rPr>
        <w:t xml:space="preserve"> and the Agreement and/or Bond and/or any other service level agreements, rules and regulations accepted by the Employee hereafter for any of the above company is in force for the entire group of companies.</w:t>
      </w:r>
    </w:p>
    <w:p w14:paraId="77121B87" w14:textId="77777777" w:rsidR="003F664A" w:rsidRPr="00DC59CD" w:rsidRDefault="003F664A" w:rsidP="003F664A">
      <w:pPr>
        <w:rPr>
          <w:rFonts w:ascii="Cambria" w:hAnsi="Cambria"/>
          <w:sz w:val="20"/>
          <w:szCs w:val="20"/>
        </w:rPr>
      </w:pPr>
    </w:p>
    <w:p w14:paraId="0CB7017B" w14:textId="7B306398" w:rsidR="003F664A" w:rsidRPr="00DC59CD" w:rsidRDefault="003F664A" w:rsidP="003F664A">
      <w:pPr>
        <w:rPr>
          <w:rFonts w:ascii="Cambria" w:hAnsi="Cambria"/>
          <w:sz w:val="20"/>
          <w:szCs w:val="20"/>
        </w:rPr>
      </w:pPr>
      <w:r w:rsidRPr="00DC59CD">
        <w:rPr>
          <w:rFonts w:ascii="Cambria" w:hAnsi="Cambria"/>
          <w:sz w:val="20"/>
          <w:szCs w:val="20"/>
        </w:rPr>
        <w:t xml:space="preserve">For </w:t>
      </w:r>
      <w:ins w:id="229" w:author="Nilkanth Nikam" w:date="2021-03-23T19:36:00Z">
        <w:r w:rsidR="00B21463">
          <w:rPr>
            <w:rFonts w:ascii="Cambria" w:hAnsi="Cambria"/>
            <w:sz w:val="20"/>
            <w:szCs w:val="20"/>
          </w:rPr>
          <w:fldChar w:fldCharType="begin"/>
        </w:r>
        <w:r w:rsidR="00B21463">
          <w:rPr>
            <w:rFonts w:ascii="Cambria" w:hAnsi="Cambria"/>
            <w:sz w:val="20"/>
            <w:szCs w:val="20"/>
          </w:rPr>
          <w:instrText xml:space="preserve"> MERGEFIELD  CompanyName </w:instrText>
        </w:r>
      </w:ins>
      <w:r w:rsidR="00B21463">
        <w:rPr>
          <w:rFonts w:ascii="Cambria" w:hAnsi="Cambria"/>
          <w:sz w:val="20"/>
          <w:szCs w:val="20"/>
        </w:rPr>
        <w:fldChar w:fldCharType="separate"/>
      </w:r>
      <w:ins w:id="230" w:author="Nilkanth Nikam" w:date="2021-03-23T19:36:00Z">
        <w:r w:rsidR="00B21463">
          <w:rPr>
            <w:rFonts w:ascii="Cambria" w:hAnsi="Cambria"/>
            <w:noProof/>
            <w:sz w:val="20"/>
            <w:szCs w:val="20"/>
          </w:rPr>
          <w:t>«CompanyName»</w:t>
        </w:r>
        <w:r w:rsidR="00B21463">
          <w:rPr>
            <w:rFonts w:ascii="Cambria" w:hAnsi="Cambria"/>
            <w:sz w:val="20"/>
            <w:szCs w:val="20"/>
          </w:rPr>
          <w:fldChar w:fldCharType="end"/>
        </w:r>
      </w:ins>
    </w:p>
    <w:p w14:paraId="63C093D6" w14:textId="77777777" w:rsidR="003F664A" w:rsidRPr="00DC59CD" w:rsidRDefault="003F664A" w:rsidP="003F664A">
      <w:pPr>
        <w:rPr>
          <w:rFonts w:ascii="Cambria" w:hAnsi="Cambria"/>
          <w:sz w:val="20"/>
          <w:szCs w:val="20"/>
        </w:rPr>
      </w:pPr>
    </w:p>
    <w:p w14:paraId="6DF475DF" w14:textId="77777777" w:rsidR="003F664A" w:rsidRPr="00DC59CD" w:rsidRDefault="003F664A" w:rsidP="003F664A">
      <w:pPr>
        <w:rPr>
          <w:rFonts w:ascii="Cambria" w:hAnsi="Cambria"/>
          <w:sz w:val="20"/>
          <w:szCs w:val="20"/>
        </w:rPr>
      </w:pPr>
    </w:p>
    <w:p w14:paraId="565AD2E3" w14:textId="77777777" w:rsidR="003F664A" w:rsidRPr="00DC59CD" w:rsidRDefault="003F664A" w:rsidP="003F664A">
      <w:pPr>
        <w:rPr>
          <w:rFonts w:ascii="Cambria" w:hAnsi="Cambria"/>
          <w:sz w:val="20"/>
          <w:szCs w:val="20"/>
        </w:rPr>
      </w:pPr>
    </w:p>
    <w:p w14:paraId="75593770" w14:textId="77777777" w:rsidR="003F664A" w:rsidRPr="00DC59CD" w:rsidRDefault="003F664A" w:rsidP="003F664A">
      <w:pPr>
        <w:rPr>
          <w:rFonts w:ascii="Cambria" w:hAnsi="Cambria"/>
          <w:sz w:val="20"/>
          <w:szCs w:val="20"/>
        </w:rPr>
      </w:pPr>
    </w:p>
    <w:p w14:paraId="7AB0AFE1" w14:textId="77777777" w:rsidR="003F664A" w:rsidRPr="00DC59CD" w:rsidRDefault="003F664A" w:rsidP="003F664A">
      <w:pPr>
        <w:rPr>
          <w:rFonts w:ascii="Cambria" w:hAnsi="Cambria"/>
          <w:sz w:val="20"/>
          <w:szCs w:val="20"/>
        </w:rPr>
      </w:pPr>
      <w:r w:rsidRPr="00DC59CD">
        <w:rPr>
          <w:rFonts w:ascii="Cambria" w:hAnsi="Cambria"/>
          <w:sz w:val="20"/>
          <w:szCs w:val="20"/>
        </w:rPr>
        <w:t>(Authorized Signatory)</w:t>
      </w:r>
    </w:p>
    <w:p w14:paraId="67585607" w14:textId="77777777" w:rsidR="003F664A" w:rsidRDefault="003F664A" w:rsidP="003F664A">
      <w:pPr>
        <w:rPr>
          <w:ins w:id="231" w:author="PLA" w:date="2023-01-04T18:06:00Z"/>
          <w:rFonts w:ascii="Cambria" w:hAnsi="Cambria"/>
          <w:sz w:val="20"/>
          <w:szCs w:val="20"/>
        </w:rPr>
      </w:pPr>
    </w:p>
    <w:p w14:paraId="42E93E28" w14:textId="77777777" w:rsidR="003F664A" w:rsidRDefault="003F664A" w:rsidP="003F664A">
      <w:pPr>
        <w:rPr>
          <w:ins w:id="232" w:author="PLA" w:date="2023-01-04T18:06:00Z"/>
          <w:rFonts w:ascii="Cambria" w:hAnsi="Cambria"/>
          <w:sz w:val="20"/>
          <w:szCs w:val="20"/>
        </w:rPr>
      </w:pPr>
    </w:p>
    <w:p w14:paraId="090268CA" w14:textId="77777777" w:rsidR="003F664A" w:rsidRDefault="003F664A" w:rsidP="003F664A">
      <w:pPr>
        <w:rPr>
          <w:rFonts w:ascii="Cambria" w:hAnsi="Cambria"/>
          <w:sz w:val="20"/>
          <w:szCs w:val="20"/>
        </w:rPr>
      </w:pPr>
    </w:p>
    <w:p w14:paraId="3C7AC235" w14:textId="77777777" w:rsidR="003F664A" w:rsidRDefault="003F664A" w:rsidP="003F664A">
      <w:pPr>
        <w:rPr>
          <w:rFonts w:ascii="Cambria" w:hAnsi="Cambria"/>
          <w:sz w:val="20"/>
          <w:szCs w:val="20"/>
        </w:rPr>
      </w:pPr>
    </w:p>
    <w:p w14:paraId="4C794744" w14:textId="77777777" w:rsidR="003F664A" w:rsidRDefault="003F664A" w:rsidP="003F664A">
      <w:pPr>
        <w:rPr>
          <w:rFonts w:ascii="Cambria" w:hAnsi="Cambria"/>
          <w:sz w:val="20"/>
          <w:szCs w:val="20"/>
        </w:rPr>
      </w:pPr>
    </w:p>
    <w:p w14:paraId="63AFD7A3" w14:textId="77777777" w:rsidR="003F664A" w:rsidRDefault="003F664A" w:rsidP="003F664A">
      <w:pPr>
        <w:rPr>
          <w:rFonts w:ascii="Cambria" w:hAnsi="Cambria"/>
          <w:sz w:val="20"/>
          <w:szCs w:val="20"/>
        </w:rPr>
      </w:pPr>
    </w:p>
    <w:p w14:paraId="6BF0838B" w14:textId="77777777" w:rsidR="003F664A" w:rsidRDefault="003F664A" w:rsidP="003F664A">
      <w:pPr>
        <w:rPr>
          <w:rFonts w:ascii="Cambria" w:hAnsi="Cambria"/>
          <w:sz w:val="20"/>
          <w:szCs w:val="20"/>
        </w:rPr>
      </w:pPr>
    </w:p>
    <w:p w14:paraId="04F36AF4" w14:textId="77777777" w:rsidR="003F664A" w:rsidRDefault="003F664A" w:rsidP="003F664A">
      <w:pPr>
        <w:rPr>
          <w:rFonts w:ascii="Cambria" w:hAnsi="Cambria"/>
          <w:sz w:val="20"/>
          <w:szCs w:val="20"/>
        </w:rPr>
      </w:pPr>
    </w:p>
    <w:p w14:paraId="095AC512" w14:textId="77777777" w:rsidR="003F664A" w:rsidRDefault="003F664A" w:rsidP="003F664A">
      <w:pPr>
        <w:rPr>
          <w:rFonts w:ascii="Cambria" w:hAnsi="Cambria"/>
          <w:sz w:val="20"/>
          <w:szCs w:val="20"/>
        </w:rPr>
      </w:pPr>
    </w:p>
    <w:p w14:paraId="7A470061" w14:textId="77777777" w:rsidR="003F664A" w:rsidRDefault="003F664A" w:rsidP="003F664A">
      <w:pPr>
        <w:rPr>
          <w:rFonts w:ascii="Cambria" w:hAnsi="Cambria"/>
          <w:sz w:val="20"/>
          <w:szCs w:val="20"/>
        </w:rPr>
      </w:pPr>
    </w:p>
    <w:p w14:paraId="10E675F6" w14:textId="77777777" w:rsidR="003F664A" w:rsidRDefault="003F664A" w:rsidP="003F664A">
      <w:pPr>
        <w:rPr>
          <w:rFonts w:ascii="Cambria" w:hAnsi="Cambria"/>
          <w:sz w:val="20"/>
          <w:szCs w:val="20"/>
        </w:rPr>
      </w:pPr>
    </w:p>
    <w:p w14:paraId="7448276B" w14:textId="77777777" w:rsidR="003F664A" w:rsidRDefault="003F664A" w:rsidP="003F664A">
      <w:pPr>
        <w:rPr>
          <w:rFonts w:ascii="Cambria" w:hAnsi="Cambria"/>
          <w:sz w:val="20"/>
          <w:szCs w:val="20"/>
        </w:rPr>
      </w:pPr>
    </w:p>
    <w:p w14:paraId="0F1D37E6" w14:textId="77777777" w:rsidR="003F664A" w:rsidRDefault="003F664A" w:rsidP="003F664A">
      <w:pPr>
        <w:rPr>
          <w:rFonts w:ascii="Cambria" w:hAnsi="Cambria"/>
          <w:sz w:val="20"/>
          <w:szCs w:val="20"/>
        </w:rPr>
      </w:pPr>
    </w:p>
    <w:p w14:paraId="6EF62820" w14:textId="77777777" w:rsidR="003F664A" w:rsidRDefault="003F664A" w:rsidP="003F664A">
      <w:pPr>
        <w:rPr>
          <w:rFonts w:ascii="Cambria" w:hAnsi="Cambria"/>
          <w:sz w:val="20"/>
          <w:szCs w:val="20"/>
        </w:rPr>
      </w:pPr>
    </w:p>
    <w:p w14:paraId="746E4EF4" w14:textId="77777777" w:rsidR="003F664A" w:rsidRDefault="003F664A" w:rsidP="003F664A">
      <w:pPr>
        <w:rPr>
          <w:rFonts w:ascii="Cambria" w:hAnsi="Cambria"/>
          <w:sz w:val="20"/>
          <w:szCs w:val="20"/>
        </w:rPr>
      </w:pPr>
    </w:p>
    <w:p w14:paraId="46D7E63E" w14:textId="77777777" w:rsidR="003F664A" w:rsidRDefault="003F664A" w:rsidP="003F664A">
      <w:pPr>
        <w:rPr>
          <w:rFonts w:ascii="Cambria" w:hAnsi="Cambria"/>
          <w:sz w:val="20"/>
          <w:szCs w:val="20"/>
        </w:rPr>
      </w:pPr>
    </w:p>
    <w:p w14:paraId="63A8BF40" w14:textId="77777777" w:rsidR="003F664A" w:rsidRDefault="003F664A" w:rsidP="003F664A">
      <w:pPr>
        <w:rPr>
          <w:rFonts w:ascii="Cambria" w:hAnsi="Cambria"/>
          <w:sz w:val="20"/>
          <w:szCs w:val="20"/>
        </w:rPr>
      </w:pPr>
    </w:p>
    <w:p w14:paraId="5BBDD536" w14:textId="77777777" w:rsidR="003F664A" w:rsidRDefault="003F664A" w:rsidP="003F664A">
      <w:pPr>
        <w:rPr>
          <w:rFonts w:ascii="Cambria" w:hAnsi="Cambria"/>
          <w:sz w:val="20"/>
          <w:szCs w:val="20"/>
        </w:rPr>
      </w:pPr>
    </w:p>
    <w:p w14:paraId="1CA96617" w14:textId="77777777" w:rsidR="003F664A" w:rsidRDefault="003F664A" w:rsidP="003F664A">
      <w:pPr>
        <w:rPr>
          <w:rFonts w:ascii="Cambria" w:hAnsi="Cambria"/>
          <w:sz w:val="20"/>
          <w:szCs w:val="20"/>
        </w:rPr>
      </w:pPr>
    </w:p>
    <w:p w14:paraId="29BE424B" w14:textId="77777777" w:rsidR="003F664A" w:rsidRDefault="003F664A" w:rsidP="003F664A">
      <w:pPr>
        <w:rPr>
          <w:rFonts w:ascii="Cambria" w:hAnsi="Cambria"/>
          <w:sz w:val="20"/>
          <w:szCs w:val="20"/>
        </w:rPr>
      </w:pPr>
    </w:p>
    <w:p w14:paraId="03020B18" w14:textId="77777777" w:rsidR="003F664A" w:rsidRDefault="003F664A" w:rsidP="003F664A">
      <w:pPr>
        <w:rPr>
          <w:rFonts w:ascii="Cambria" w:hAnsi="Cambria"/>
          <w:sz w:val="20"/>
          <w:szCs w:val="20"/>
        </w:rPr>
      </w:pPr>
    </w:p>
    <w:p w14:paraId="00705504" w14:textId="77777777" w:rsidR="003F664A" w:rsidRDefault="003F664A" w:rsidP="003F664A">
      <w:pPr>
        <w:rPr>
          <w:rFonts w:ascii="Cambria" w:hAnsi="Cambria"/>
          <w:sz w:val="20"/>
          <w:szCs w:val="20"/>
        </w:rPr>
      </w:pPr>
    </w:p>
    <w:p w14:paraId="707A1DE5" w14:textId="77777777" w:rsidR="003F664A" w:rsidRDefault="003F664A" w:rsidP="003F664A">
      <w:pPr>
        <w:rPr>
          <w:ins w:id="233" w:author="PLA" w:date="2023-01-04T18:06:00Z"/>
          <w:rFonts w:ascii="Cambria" w:hAnsi="Cambria"/>
          <w:sz w:val="20"/>
          <w:szCs w:val="20"/>
        </w:rPr>
      </w:pPr>
    </w:p>
    <w:p w14:paraId="17D9C7CF" w14:textId="77777777" w:rsidR="003F664A" w:rsidRPr="004C01DA" w:rsidRDefault="003F664A" w:rsidP="003F664A">
      <w:pPr>
        <w:jc w:val="center"/>
        <w:rPr>
          <w:ins w:id="234" w:author="PLA" w:date="2023-01-04T18:07:00Z"/>
          <w:rFonts w:ascii="Cambria" w:hAnsi="Cambria"/>
          <w:b/>
          <w:sz w:val="20"/>
          <w:szCs w:val="20"/>
          <w:u w:val="single"/>
        </w:rPr>
        <w:pPrChange w:id="235" w:author="PLA" w:date="2023-01-04T18:08:00Z">
          <w:pPr/>
        </w:pPrChange>
      </w:pPr>
      <w:ins w:id="236" w:author="PLA" w:date="2023-01-04T18:06:00Z">
        <w:r w:rsidRPr="00D6688B">
          <w:rPr>
            <w:rFonts w:ascii="Cambria" w:hAnsi="Cambria"/>
            <w:b/>
            <w:sz w:val="20"/>
            <w:szCs w:val="20"/>
            <w:u w:val="single"/>
          </w:rPr>
          <w:t>APPENDIX B</w:t>
        </w:r>
      </w:ins>
      <w:r w:rsidRPr="00D6688B">
        <w:rPr>
          <w:rFonts w:ascii="Cambria" w:hAnsi="Cambria"/>
          <w:b/>
          <w:sz w:val="20"/>
          <w:szCs w:val="20"/>
          <w:u w:val="single"/>
        </w:rPr>
        <w:t xml:space="preserve"> (Version 5)</w:t>
      </w:r>
    </w:p>
    <w:p w14:paraId="18D30CF8" w14:textId="77777777" w:rsidR="003F664A" w:rsidRPr="008766DB" w:rsidRDefault="003F664A" w:rsidP="003F664A">
      <w:pPr>
        <w:pStyle w:val="BodyText2"/>
        <w:spacing w:line="276" w:lineRule="auto"/>
        <w:ind w:right="4"/>
        <w:jc w:val="center"/>
        <w:rPr>
          <w:ins w:id="237" w:author="PLA" w:date="2023-01-04T18:07:00Z"/>
          <w:rFonts w:eastAsiaTheme="minorHAnsi"/>
          <w:bCs/>
          <w:sz w:val="18"/>
          <w:szCs w:val="18"/>
        </w:rPr>
      </w:pPr>
    </w:p>
    <w:p w14:paraId="73A5457B" w14:textId="77777777" w:rsidR="003F664A" w:rsidRDefault="003F664A" w:rsidP="003F664A">
      <w:pPr>
        <w:pStyle w:val="BodyText2"/>
        <w:spacing w:line="276" w:lineRule="auto"/>
        <w:ind w:right="4"/>
        <w:jc w:val="center"/>
        <w:rPr>
          <w:ins w:id="238" w:author="PLA" w:date="2023-01-04T18:08:00Z"/>
          <w:rFonts w:eastAsiaTheme="minorHAnsi"/>
          <w:sz w:val="18"/>
          <w:szCs w:val="18"/>
          <w:u w:val="single"/>
        </w:rPr>
      </w:pPr>
      <w:ins w:id="239" w:author="PLA" w:date="2023-01-04T18:07:00Z">
        <w:r w:rsidRPr="008766DB">
          <w:rPr>
            <w:rFonts w:eastAsiaTheme="minorHAnsi"/>
            <w:sz w:val="18"/>
            <w:szCs w:val="18"/>
            <w:u w:val="single"/>
          </w:rPr>
          <w:t xml:space="preserve">List of </w:t>
        </w:r>
      </w:ins>
      <w:r>
        <w:rPr>
          <w:rFonts w:eastAsiaTheme="minorHAnsi"/>
          <w:sz w:val="18"/>
          <w:szCs w:val="18"/>
          <w:u w:val="single"/>
        </w:rPr>
        <w:t xml:space="preserve">current and </w:t>
      </w:r>
      <w:ins w:id="240" w:author="PLA" w:date="2023-01-04T18:07:00Z">
        <w:r w:rsidRPr="008766DB">
          <w:rPr>
            <w:rFonts w:eastAsiaTheme="minorHAnsi"/>
            <w:sz w:val="18"/>
            <w:szCs w:val="18"/>
            <w:u w:val="single"/>
          </w:rPr>
          <w:t xml:space="preserve">ex-employees and details of the companies started by the ex-employee </w:t>
        </w:r>
      </w:ins>
    </w:p>
    <w:p w14:paraId="26677326" w14:textId="77777777" w:rsidR="003F664A" w:rsidRDefault="003F664A" w:rsidP="003F664A">
      <w:pPr>
        <w:pStyle w:val="BodyText2"/>
        <w:spacing w:line="276" w:lineRule="auto"/>
        <w:ind w:right="4"/>
        <w:jc w:val="center"/>
        <w:rPr>
          <w:rFonts w:eastAsiaTheme="minorHAnsi"/>
          <w:bCs/>
          <w:sz w:val="18"/>
          <w:szCs w:val="18"/>
          <w:u w:val="single"/>
        </w:rPr>
      </w:pPr>
    </w:p>
    <w:tbl>
      <w:tblPr>
        <w:tblW w:w="10408" w:type="dxa"/>
        <w:tblInd w:w="-545" w:type="dxa"/>
        <w:tblLook w:val="04A0" w:firstRow="1" w:lastRow="0" w:firstColumn="1" w:lastColumn="0" w:noHBand="0" w:noVBand="1"/>
      </w:tblPr>
      <w:tblGrid>
        <w:gridCol w:w="552"/>
        <w:gridCol w:w="2531"/>
        <w:gridCol w:w="1404"/>
        <w:gridCol w:w="916"/>
        <w:gridCol w:w="581"/>
        <w:gridCol w:w="2737"/>
        <w:gridCol w:w="1465"/>
        <w:gridCol w:w="222"/>
      </w:tblGrid>
      <w:tr w:rsidR="003F664A" w:rsidRPr="00630201" w14:paraId="679D173D" w14:textId="77777777" w:rsidTr="008E279B">
        <w:trPr>
          <w:gridAfter w:val="1"/>
          <w:wAfter w:w="222" w:type="dxa"/>
          <w:trHeight w:val="525"/>
        </w:trPr>
        <w:tc>
          <w:tcPr>
            <w:tcW w:w="552" w:type="dxa"/>
            <w:tcBorders>
              <w:top w:val="single" w:sz="4" w:space="0" w:color="auto"/>
              <w:left w:val="single" w:sz="4" w:space="0" w:color="auto"/>
              <w:bottom w:val="single" w:sz="4" w:space="0" w:color="auto"/>
              <w:right w:val="single" w:sz="4" w:space="0" w:color="auto"/>
            </w:tcBorders>
            <w:vAlign w:val="center"/>
            <w:hideMark/>
          </w:tcPr>
          <w:p w14:paraId="69B94F32" w14:textId="77777777" w:rsidR="003F664A" w:rsidRPr="00630201" w:rsidRDefault="003F664A" w:rsidP="008E279B">
            <w:pPr>
              <w:ind w:left="-105"/>
              <w:jc w:val="center"/>
              <w:rPr>
                <w:rFonts w:ascii="Calibri" w:hAnsi="Calibri" w:cs="Calibri"/>
                <w:b/>
                <w:bCs/>
                <w:color w:val="000000"/>
                <w:sz w:val="22"/>
                <w:szCs w:val="22"/>
              </w:rPr>
            </w:pPr>
            <w:r w:rsidRPr="00630201">
              <w:rPr>
                <w:rFonts w:ascii="Calibri" w:hAnsi="Calibri" w:cs="Calibri"/>
                <w:b/>
                <w:bCs/>
                <w:color w:val="000000"/>
                <w:sz w:val="22"/>
                <w:szCs w:val="22"/>
              </w:rPr>
              <w:t>Sr No</w:t>
            </w:r>
          </w:p>
        </w:tc>
        <w:tc>
          <w:tcPr>
            <w:tcW w:w="2531" w:type="dxa"/>
            <w:tcBorders>
              <w:top w:val="single" w:sz="4" w:space="0" w:color="auto"/>
              <w:left w:val="nil"/>
              <w:bottom w:val="single" w:sz="4" w:space="0" w:color="auto"/>
              <w:right w:val="single" w:sz="4" w:space="0" w:color="auto"/>
            </w:tcBorders>
            <w:vAlign w:val="center"/>
            <w:hideMark/>
          </w:tcPr>
          <w:p w14:paraId="05201B91" w14:textId="77777777" w:rsidR="003F664A" w:rsidRPr="00630201" w:rsidRDefault="003F664A" w:rsidP="008E279B">
            <w:pP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NAME</w:t>
            </w:r>
          </w:p>
        </w:tc>
        <w:tc>
          <w:tcPr>
            <w:tcW w:w="1404" w:type="dxa"/>
            <w:tcBorders>
              <w:top w:val="single" w:sz="4" w:space="0" w:color="auto"/>
              <w:left w:val="nil"/>
              <w:bottom w:val="single" w:sz="4" w:space="0" w:color="auto"/>
              <w:right w:val="single" w:sz="4" w:space="0" w:color="auto"/>
            </w:tcBorders>
            <w:vAlign w:val="center"/>
            <w:hideMark/>
          </w:tcPr>
          <w:p w14:paraId="3BCE3A74" w14:textId="77777777" w:rsidR="003F664A" w:rsidRPr="00630201" w:rsidRDefault="003F664A" w:rsidP="008E279B">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POSSIBLE ALIASES</w:t>
            </w:r>
          </w:p>
        </w:tc>
        <w:tc>
          <w:tcPr>
            <w:tcW w:w="916" w:type="dxa"/>
            <w:tcBorders>
              <w:top w:val="nil"/>
              <w:left w:val="nil"/>
              <w:bottom w:val="nil"/>
              <w:right w:val="nil"/>
            </w:tcBorders>
            <w:vAlign w:val="center"/>
            <w:hideMark/>
          </w:tcPr>
          <w:p w14:paraId="71A5577E" w14:textId="77777777" w:rsidR="003F664A" w:rsidRPr="00630201" w:rsidRDefault="003F664A" w:rsidP="008E279B">
            <w:pPr>
              <w:jc w:val="center"/>
              <w:rPr>
                <w:rFonts w:ascii="Bahnschrift SemiLight SemiConde" w:hAnsi="Bahnschrift SemiLight SemiConde" w:cs="Calibri"/>
                <w:b/>
                <w:bCs/>
                <w:color w:val="000000"/>
                <w:sz w:val="20"/>
                <w:szCs w:val="20"/>
              </w:rPr>
            </w:pPr>
          </w:p>
        </w:tc>
        <w:tc>
          <w:tcPr>
            <w:tcW w:w="581" w:type="dxa"/>
            <w:tcBorders>
              <w:top w:val="single" w:sz="8" w:space="0" w:color="auto"/>
              <w:left w:val="single" w:sz="8" w:space="0" w:color="auto"/>
              <w:bottom w:val="single" w:sz="8" w:space="0" w:color="auto"/>
              <w:right w:val="single" w:sz="8" w:space="0" w:color="auto"/>
            </w:tcBorders>
            <w:vAlign w:val="center"/>
            <w:hideMark/>
          </w:tcPr>
          <w:p w14:paraId="6F1A776E" w14:textId="77777777" w:rsidR="003F664A" w:rsidRPr="00630201" w:rsidRDefault="003F664A" w:rsidP="008E279B">
            <w:pPr>
              <w:jc w:val="center"/>
              <w:rPr>
                <w:rFonts w:ascii="Calibri" w:hAnsi="Calibri" w:cs="Calibri"/>
                <w:b/>
                <w:bCs/>
                <w:color w:val="000000"/>
                <w:sz w:val="22"/>
                <w:szCs w:val="22"/>
              </w:rPr>
            </w:pPr>
            <w:r w:rsidRPr="00630201">
              <w:rPr>
                <w:rFonts w:ascii="Calibri" w:hAnsi="Calibri" w:cs="Calibri"/>
                <w:b/>
                <w:bCs/>
                <w:color w:val="000000"/>
                <w:sz w:val="22"/>
                <w:szCs w:val="22"/>
              </w:rPr>
              <w:t>Sr No</w:t>
            </w:r>
          </w:p>
        </w:tc>
        <w:tc>
          <w:tcPr>
            <w:tcW w:w="2737" w:type="dxa"/>
            <w:tcBorders>
              <w:top w:val="single" w:sz="8" w:space="0" w:color="auto"/>
              <w:left w:val="nil"/>
              <w:bottom w:val="single" w:sz="8" w:space="0" w:color="auto"/>
              <w:right w:val="single" w:sz="8" w:space="0" w:color="auto"/>
            </w:tcBorders>
            <w:vAlign w:val="center"/>
            <w:hideMark/>
          </w:tcPr>
          <w:p w14:paraId="65649E23" w14:textId="77777777" w:rsidR="003F664A" w:rsidRPr="00630201" w:rsidRDefault="003F664A" w:rsidP="008E279B">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NAME</w:t>
            </w:r>
          </w:p>
        </w:tc>
        <w:tc>
          <w:tcPr>
            <w:tcW w:w="1465" w:type="dxa"/>
            <w:tcBorders>
              <w:top w:val="single" w:sz="8" w:space="0" w:color="auto"/>
              <w:left w:val="nil"/>
              <w:bottom w:val="single" w:sz="8" w:space="0" w:color="auto"/>
              <w:right w:val="single" w:sz="8" w:space="0" w:color="auto"/>
            </w:tcBorders>
            <w:vAlign w:val="center"/>
            <w:hideMark/>
          </w:tcPr>
          <w:p w14:paraId="60138333" w14:textId="77777777" w:rsidR="003F664A" w:rsidRPr="00630201" w:rsidRDefault="003F664A" w:rsidP="008E279B">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POSSIBLE ALIASES</w:t>
            </w:r>
          </w:p>
        </w:tc>
      </w:tr>
      <w:tr w:rsidR="003F664A" w:rsidRPr="00630201" w14:paraId="529CF590"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1091659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w:t>
            </w:r>
          </w:p>
        </w:tc>
        <w:tc>
          <w:tcPr>
            <w:tcW w:w="2531" w:type="dxa"/>
            <w:tcBorders>
              <w:top w:val="nil"/>
              <w:left w:val="nil"/>
              <w:bottom w:val="single" w:sz="4" w:space="0" w:color="auto"/>
              <w:right w:val="single" w:sz="4" w:space="0" w:color="auto"/>
            </w:tcBorders>
            <w:vAlign w:val="center"/>
            <w:hideMark/>
          </w:tcPr>
          <w:p w14:paraId="34F310F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ABHIJEET KONDIBA PARVEKAR</w:t>
            </w:r>
          </w:p>
        </w:tc>
        <w:tc>
          <w:tcPr>
            <w:tcW w:w="1404" w:type="dxa"/>
            <w:tcBorders>
              <w:top w:val="nil"/>
              <w:left w:val="nil"/>
              <w:bottom w:val="single" w:sz="4" w:space="0" w:color="auto"/>
              <w:right w:val="single" w:sz="4" w:space="0" w:color="auto"/>
            </w:tcBorders>
            <w:vAlign w:val="center"/>
            <w:hideMark/>
          </w:tcPr>
          <w:p w14:paraId="6BDDEB8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ARTHUR PHELPS</w:t>
            </w:r>
          </w:p>
        </w:tc>
        <w:tc>
          <w:tcPr>
            <w:tcW w:w="916" w:type="dxa"/>
            <w:tcBorders>
              <w:top w:val="nil"/>
              <w:left w:val="nil"/>
              <w:bottom w:val="nil"/>
              <w:right w:val="nil"/>
            </w:tcBorders>
            <w:vAlign w:val="center"/>
            <w:hideMark/>
          </w:tcPr>
          <w:p w14:paraId="3BA09AAA"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B5A4DB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149</w:t>
            </w:r>
          </w:p>
        </w:tc>
        <w:tc>
          <w:tcPr>
            <w:tcW w:w="2737" w:type="dxa"/>
            <w:tcBorders>
              <w:top w:val="nil"/>
              <w:left w:val="nil"/>
              <w:bottom w:val="single" w:sz="8" w:space="0" w:color="auto"/>
              <w:right w:val="single" w:sz="8" w:space="0" w:color="auto"/>
            </w:tcBorders>
            <w:vAlign w:val="center"/>
            <w:hideMark/>
          </w:tcPr>
          <w:p w14:paraId="7263424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ROHAN RAMESH SHARMA</w:t>
            </w:r>
          </w:p>
        </w:tc>
        <w:tc>
          <w:tcPr>
            <w:tcW w:w="1465" w:type="dxa"/>
            <w:tcBorders>
              <w:top w:val="nil"/>
              <w:left w:val="nil"/>
              <w:bottom w:val="single" w:sz="8" w:space="0" w:color="auto"/>
              <w:right w:val="single" w:sz="8" w:space="0" w:color="auto"/>
            </w:tcBorders>
            <w:vAlign w:val="center"/>
            <w:hideMark/>
          </w:tcPr>
          <w:p w14:paraId="64F2D33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RON/RONALD SIMPSON</w:t>
            </w:r>
          </w:p>
        </w:tc>
      </w:tr>
      <w:tr w:rsidR="003F664A" w:rsidRPr="00630201" w14:paraId="228FE1AE"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6A856B54"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2</w:t>
            </w:r>
          </w:p>
        </w:tc>
        <w:tc>
          <w:tcPr>
            <w:tcW w:w="2531" w:type="dxa"/>
            <w:tcBorders>
              <w:top w:val="nil"/>
              <w:left w:val="nil"/>
              <w:bottom w:val="single" w:sz="4" w:space="0" w:color="auto"/>
              <w:right w:val="single" w:sz="4" w:space="0" w:color="auto"/>
            </w:tcBorders>
            <w:vAlign w:val="center"/>
            <w:hideMark/>
          </w:tcPr>
          <w:p w14:paraId="1B73637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ABHIJEET RAJABHAU MULE</w:t>
            </w:r>
          </w:p>
        </w:tc>
        <w:tc>
          <w:tcPr>
            <w:tcW w:w="1404" w:type="dxa"/>
            <w:tcBorders>
              <w:top w:val="nil"/>
              <w:left w:val="nil"/>
              <w:bottom w:val="single" w:sz="4" w:space="0" w:color="auto"/>
              <w:right w:val="single" w:sz="4" w:space="0" w:color="auto"/>
            </w:tcBorders>
            <w:vAlign w:val="center"/>
            <w:hideMark/>
          </w:tcPr>
          <w:p w14:paraId="34BA851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ALFRED MCCLAINE</w:t>
            </w:r>
          </w:p>
        </w:tc>
        <w:tc>
          <w:tcPr>
            <w:tcW w:w="916" w:type="dxa"/>
            <w:tcBorders>
              <w:top w:val="nil"/>
              <w:left w:val="nil"/>
              <w:bottom w:val="nil"/>
              <w:right w:val="nil"/>
            </w:tcBorders>
            <w:vAlign w:val="center"/>
            <w:hideMark/>
          </w:tcPr>
          <w:p w14:paraId="728FE50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551D6B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150</w:t>
            </w:r>
          </w:p>
        </w:tc>
        <w:tc>
          <w:tcPr>
            <w:tcW w:w="2737" w:type="dxa"/>
            <w:tcBorders>
              <w:top w:val="nil"/>
              <w:left w:val="nil"/>
              <w:bottom w:val="single" w:sz="8" w:space="0" w:color="auto"/>
              <w:right w:val="single" w:sz="8" w:space="0" w:color="auto"/>
            </w:tcBorders>
            <w:vAlign w:val="center"/>
            <w:hideMark/>
          </w:tcPr>
          <w:p w14:paraId="7FA72BE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RONALD LUCAS</w:t>
            </w:r>
          </w:p>
        </w:tc>
        <w:tc>
          <w:tcPr>
            <w:tcW w:w="1465" w:type="dxa"/>
            <w:tcBorders>
              <w:top w:val="nil"/>
              <w:left w:val="nil"/>
              <w:bottom w:val="single" w:sz="8" w:space="0" w:color="auto"/>
              <w:right w:val="single" w:sz="8" w:space="0" w:color="auto"/>
            </w:tcBorders>
            <w:vAlign w:val="center"/>
            <w:hideMark/>
          </w:tcPr>
          <w:p w14:paraId="4B4B4B2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A8F454E"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4D18C02"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w:t>
            </w:r>
          </w:p>
        </w:tc>
        <w:tc>
          <w:tcPr>
            <w:tcW w:w="2531" w:type="dxa"/>
            <w:tcBorders>
              <w:top w:val="nil"/>
              <w:left w:val="nil"/>
              <w:bottom w:val="single" w:sz="4" w:space="0" w:color="auto"/>
              <w:right w:val="single" w:sz="4" w:space="0" w:color="auto"/>
            </w:tcBorders>
            <w:vAlign w:val="center"/>
            <w:hideMark/>
          </w:tcPr>
          <w:p w14:paraId="75F4DA4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ABHISHEK RAVI MASIH</w:t>
            </w:r>
          </w:p>
        </w:tc>
        <w:tc>
          <w:tcPr>
            <w:tcW w:w="1404" w:type="dxa"/>
            <w:tcBorders>
              <w:top w:val="nil"/>
              <w:left w:val="nil"/>
              <w:bottom w:val="single" w:sz="4" w:space="0" w:color="auto"/>
              <w:right w:val="single" w:sz="4" w:space="0" w:color="auto"/>
            </w:tcBorders>
            <w:vAlign w:val="center"/>
            <w:hideMark/>
          </w:tcPr>
          <w:p w14:paraId="4D65CBE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554D148B"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91A035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151</w:t>
            </w:r>
          </w:p>
        </w:tc>
        <w:tc>
          <w:tcPr>
            <w:tcW w:w="2737" w:type="dxa"/>
            <w:tcBorders>
              <w:top w:val="nil"/>
              <w:left w:val="nil"/>
              <w:bottom w:val="single" w:sz="8" w:space="0" w:color="auto"/>
              <w:right w:val="single" w:sz="8" w:space="0" w:color="auto"/>
            </w:tcBorders>
            <w:vAlign w:val="center"/>
            <w:hideMark/>
          </w:tcPr>
          <w:p w14:paraId="45FF218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ROOPESH KOHLI</w:t>
            </w:r>
          </w:p>
        </w:tc>
        <w:tc>
          <w:tcPr>
            <w:tcW w:w="1465" w:type="dxa"/>
            <w:tcBorders>
              <w:top w:val="nil"/>
              <w:left w:val="nil"/>
              <w:bottom w:val="single" w:sz="8" w:space="0" w:color="auto"/>
              <w:right w:val="single" w:sz="8" w:space="0" w:color="auto"/>
            </w:tcBorders>
            <w:vAlign w:val="center"/>
            <w:hideMark/>
          </w:tcPr>
          <w:p w14:paraId="67B7359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AUSTIN MILLER</w:t>
            </w:r>
          </w:p>
        </w:tc>
      </w:tr>
      <w:tr w:rsidR="003F664A" w:rsidRPr="00630201" w14:paraId="307F371C"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562B9AB"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4</w:t>
            </w:r>
          </w:p>
        </w:tc>
        <w:tc>
          <w:tcPr>
            <w:tcW w:w="2531" w:type="dxa"/>
            <w:tcBorders>
              <w:top w:val="nil"/>
              <w:left w:val="nil"/>
              <w:bottom w:val="single" w:sz="4" w:space="0" w:color="auto"/>
              <w:right w:val="single" w:sz="4" w:space="0" w:color="auto"/>
            </w:tcBorders>
            <w:vAlign w:val="center"/>
            <w:hideMark/>
          </w:tcPr>
          <w:p w14:paraId="1779CA8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AJAY PARIKH</w:t>
            </w:r>
          </w:p>
        </w:tc>
        <w:tc>
          <w:tcPr>
            <w:tcW w:w="1404" w:type="dxa"/>
            <w:tcBorders>
              <w:top w:val="nil"/>
              <w:left w:val="nil"/>
              <w:bottom w:val="single" w:sz="4" w:space="0" w:color="auto"/>
              <w:right w:val="single" w:sz="4" w:space="0" w:color="auto"/>
            </w:tcBorders>
            <w:vAlign w:val="center"/>
            <w:hideMark/>
          </w:tcPr>
          <w:p w14:paraId="365BB57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74CC1C9"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6B3210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152</w:t>
            </w:r>
          </w:p>
        </w:tc>
        <w:tc>
          <w:tcPr>
            <w:tcW w:w="2737" w:type="dxa"/>
            <w:tcBorders>
              <w:top w:val="nil"/>
              <w:left w:val="nil"/>
              <w:bottom w:val="single" w:sz="8" w:space="0" w:color="auto"/>
              <w:right w:val="single" w:sz="8" w:space="0" w:color="auto"/>
            </w:tcBorders>
            <w:shd w:val="clear" w:color="000000" w:fill="FFFFFF"/>
            <w:vAlign w:val="center"/>
            <w:hideMark/>
          </w:tcPr>
          <w:p w14:paraId="3106B75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RUPALI SHRISHAIL BOLEGAON</w:t>
            </w:r>
          </w:p>
        </w:tc>
        <w:tc>
          <w:tcPr>
            <w:tcW w:w="1465" w:type="dxa"/>
            <w:tcBorders>
              <w:top w:val="nil"/>
              <w:left w:val="nil"/>
              <w:bottom w:val="single" w:sz="8" w:space="0" w:color="auto"/>
              <w:right w:val="single" w:sz="8" w:space="0" w:color="auto"/>
            </w:tcBorders>
            <w:shd w:val="clear" w:color="000000" w:fill="FFFFFF"/>
            <w:vAlign w:val="center"/>
            <w:hideMark/>
          </w:tcPr>
          <w:p w14:paraId="69B3C45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RIVAH BROWN</w:t>
            </w:r>
          </w:p>
        </w:tc>
      </w:tr>
      <w:tr w:rsidR="003F664A" w:rsidRPr="00630201" w14:paraId="05149B8F"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B72054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w:t>
            </w:r>
          </w:p>
        </w:tc>
        <w:tc>
          <w:tcPr>
            <w:tcW w:w="2531" w:type="dxa"/>
            <w:tcBorders>
              <w:top w:val="nil"/>
              <w:left w:val="nil"/>
              <w:bottom w:val="single" w:sz="4" w:space="0" w:color="auto"/>
              <w:right w:val="single" w:sz="4" w:space="0" w:color="auto"/>
            </w:tcBorders>
            <w:vAlign w:val="center"/>
            <w:hideMark/>
          </w:tcPr>
          <w:p w14:paraId="0041B2BE"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AKASH NITIN DEORE</w:t>
            </w:r>
          </w:p>
        </w:tc>
        <w:tc>
          <w:tcPr>
            <w:tcW w:w="1404" w:type="dxa"/>
            <w:tcBorders>
              <w:top w:val="nil"/>
              <w:left w:val="nil"/>
              <w:bottom w:val="single" w:sz="4" w:space="0" w:color="auto"/>
              <w:right w:val="single" w:sz="4" w:space="0" w:color="auto"/>
            </w:tcBorders>
            <w:vAlign w:val="center"/>
            <w:hideMark/>
          </w:tcPr>
          <w:p w14:paraId="7372C1B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ALBERT JACKSON</w:t>
            </w:r>
          </w:p>
        </w:tc>
        <w:tc>
          <w:tcPr>
            <w:tcW w:w="916" w:type="dxa"/>
            <w:tcBorders>
              <w:top w:val="nil"/>
              <w:left w:val="nil"/>
              <w:bottom w:val="nil"/>
              <w:right w:val="nil"/>
            </w:tcBorders>
            <w:vAlign w:val="center"/>
            <w:hideMark/>
          </w:tcPr>
          <w:p w14:paraId="147F820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AAAF21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153</w:t>
            </w:r>
          </w:p>
        </w:tc>
        <w:tc>
          <w:tcPr>
            <w:tcW w:w="2737" w:type="dxa"/>
            <w:tcBorders>
              <w:top w:val="nil"/>
              <w:left w:val="nil"/>
              <w:bottom w:val="single" w:sz="8" w:space="0" w:color="auto"/>
              <w:right w:val="single" w:sz="8" w:space="0" w:color="auto"/>
            </w:tcBorders>
            <w:vAlign w:val="center"/>
            <w:hideMark/>
          </w:tcPr>
          <w:p w14:paraId="0B176AF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RUPESH JANARDHAN JADLI</w:t>
            </w:r>
          </w:p>
        </w:tc>
        <w:tc>
          <w:tcPr>
            <w:tcW w:w="1465" w:type="dxa"/>
            <w:tcBorders>
              <w:top w:val="nil"/>
              <w:left w:val="nil"/>
              <w:bottom w:val="single" w:sz="8" w:space="0" w:color="auto"/>
              <w:right w:val="single" w:sz="8" w:space="0" w:color="auto"/>
            </w:tcBorders>
            <w:vAlign w:val="center"/>
            <w:hideMark/>
          </w:tcPr>
          <w:p w14:paraId="1C6FB8E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BRUNO KARTOR</w:t>
            </w:r>
          </w:p>
        </w:tc>
      </w:tr>
      <w:tr w:rsidR="003F664A" w:rsidRPr="00630201" w14:paraId="69A35C36"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02A06E2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w:t>
            </w:r>
          </w:p>
        </w:tc>
        <w:tc>
          <w:tcPr>
            <w:tcW w:w="2531" w:type="dxa"/>
            <w:tcBorders>
              <w:top w:val="nil"/>
              <w:left w:val="nil"/>
              <w:bottom w:val="single" w:sz="4" w:space="0" w:color="auto"/>
              <w:right w:val="single" w:sz="4" w:space="0" w:color="auto"/>
            </w:tcBorders>
            <w:vAlign w:val="center"/>
            <w:hideMark/>
          </w:tcPr>
          <w:p w14:paraId="5FAF9B2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AKHIL CHANDRA NATH</w:t>
            </w:r>
          </w:p>
        </w:tc>
        <w:tc>
          <w:tcPr>
            <w:tcW w:w="1404" w:type="dxa"/>
            <w:tcBorders>
              <w:top w:val="nil"/>
              <w:left w:val="nil"/>
              <w:bottom w:val="single" w:sz="4" w:space="0" w:color="auto"/>
              <w:right w:val="single" w:sz="4" w:space="0" w:color="auto"/>
            </w:tcBorders>
            <w:vAlign w:val="center"/>
            <w:hideMark/>
          </w:tcPr>
          <w:p w14:paraId="6EDFE2B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E0A46A7"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B452DF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154</w:t>
            </w:r>
          </w:p>
        </w:tc>
        <w:tc>
          <w:tcPr>
            <w:tcW w:w="2737" w:type="dxa"/>
            <w:tcBorders>
              <w:top w:val="nil"/>
              <w:left w:val="nil"/>
              <w:bottom w:val="single" w:sz="8" w:space="0" w:color="auto"/>
              <w:right w:val="single" w:sz="8" w:space="0" w:color="auto"/>
            </w:tcBorders>
            <w:vAlign w:val="center"/>
            <w:hideMark/>
          </w:tcPr>
          <w:p w14:paraId="78021B0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RUPESHSINGH RATANSINGH RAJPUT</w:t>
            </w:r>
          </w:p>
        </w:tc>
        <w:tc>
          <w:tcPr>
            <w:tcW w:w="1465" w:type="dxa"/>
            <w:tcBorders>
              <w:top w:val="nil"/>
              <w:left w:val="nil"/>
              <w:bottom w:val="single" w:sz="8" w:space="0" w:color="auto"/>
              <w:right w:val="single" w:sz="8" w:space="0" w:color="auto"/>
            </w:tcBorders>
            <w:vAlign w:val="center"/>
            <w:hideMark/>
          </w:tcPr>
          <w:p w14:paraId="03D3A66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ROBERT RICHARDS</w:t>
            </w:r>
          </w:p>
        </w:tc>
      </w:tr>
      <w:tr w:rsidR="003F664A" w:rsidRPr="00630201" w14:paraId="7EFD8688"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B15768F"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7</w:t>
            </w:r>
          </w:p>
        </w:tc>
        <w:tc>
          <w:tcPr>
            <w:tcW w:w="2531" w:type="dxa"/>
            <w:tcBorders>
              <w:top w:val="nil"/>
              <w:left w:val="nil"/>
              <w:bottom w:val="single" w:sz="4" w:space="0" w:color="auto"/>
              <w:right w:val="single" w:sz="4" w:space="0" w:color="auto"/>
            </w:tcBorders>
            <w:vAlign w:val="center"/>
            <w:hideMark/>
          </w:tcPr>
          <w:p w14:paraId="417217DA"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AKSHAY ANIL BAVISKAR</w:t>
            </w:r>
          </w:p>
        </w:tc>
        <w:tc>
          <w:tcPr>
            <w:tcW w:w="1404" w:type="dxa"/>
            <w:tcBorders>
              <w:top w:val="nil"/>
              <w:left w:val="nil"/>
              <w:bottom w:val="single" w:sz="4" w:space="0" w:color="auto"/>
              <w:right w:val="single" w:sz="4" w:space="0" w:color="auto"/>
            </w:tcBorders>
            <w:vAlign w:val="center"/>
            <w:hideMark/>
          </w:tcPr>
          <w:p w14:paraId="5109E01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Justin Rogers </w:t>
            </w:r>
          </w:p>
        </w:tc>
        <w:tc>
          <w:tcPr>
            <w:tcW w:w="916" w:type="dxa"/>
            <w:tcBorders>
              <w:top w:val="nil"/>
              <w:left w:val="nil"/>
              <w:bottom w:val="nil"/>
              <w:right w:val="nil"/>
            </w:tcBorders>
            <w:vAlign w:val="center"/>
            <w:hideMark/>
          </w:tcPr>
          <w:p w14:paraId="02E76AD1"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2F982D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155</w:t>
            </w:r>
          </w:p>
        </w:tc>
        <w:tc>
          <w:tcPr>
            <w:tcW w:w="2737" w:type="dxa"/>
            <w:tcBorders>
              <w:top w:val="nil"/>
              <w:left w:val="nil"/>
              <w:bottom w:val="single" w:sz="8" w:space="0" w:color="auto"/>
              <w:right w:val="single" w:sz="8" w:space="0" w:color="auto"/>
            </w:tcBorders>
            <w:shd w:val="clear" w:color="000000" w:fill="FFFFFF"/>
            <w:vAlign w:val="center"/>
            <w:hideMark/>
          </w:tcPr>
          <w:p w14:paraId="391CF3F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SACHIN TARACHAND LOT</w:t>
            </w:r>
          </w:p>
        </w:tc>
        <w:tc>
          <w:tcPr>
            <w:tcW w:w="1465" w:type="dxa"/>
            <w:tcBorders>
              <w:top w:val="nil"/>
              <w:left w:val="nil"/>
              <w:bottom w:val="single" w:sz="8" w:space="0" w:color="auto"/>
              <w:right w:val="single" w:sz="8" w:space="0" w:color="auto"/>
            </w:tcBorders>
            <w:shd w:val="clear" w:color="000000" w:fill="FFFFFF"/>
            <w:vAlign w:val="center"/>
            <w:hideMark/>
          </w:tcPr>
          <w:p w14:paraId="26C8C36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NICK TAYLOR</w:t>
            </w:r>
          </w:p>
        </w:tc>
      </w:tr>
      <w:tr w:rsidR="003F664A" w:rsidRPr="00630201" w14:paraId="75CFC81F"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F1F051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w:t>
            </w:r>
          </w:p>
        </w:tc>
        <w:tc>
          <w:tcPr>
            <w:tcW w:w="2531" w:type="dxa"/>
            <w:tcBorders>
              <w:top w:val="nil"/>
              <w:left w:val="nil"/>
              <w:bottom w:val="single" w:sz="4" w:space="0" w:color="auto"/>
              <w:right w:val="single" w:sz="4" w:space="0" w:color="auto"/>
            </w:tcBorders>
            <w:vAlign w:val="center"/>
            <w:hideMark/>
          </w:tcPr>
          <w:p w14:paraId="4414378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AKSHAY DAYANAND NAGUL</w:t>
            </w:r>
          </w:p>
        </w:tc>
        <w:tc>
          <w:tcPr>
            <w:tcW w:w="1404" w:type="dxa"/>
            <w:tcBorders>
              <w:top w:val="nil"/>
              <w:left w:val="nil"/>
              <w:bottom w:val="single" w:sz="4" w:space="0" w:color="auto"/>
              <w:right w:val="single" w:sz="4" w:space="0" w:color="auto"/>
            </w:tcBorders>
            <w:vAlign w:val="center"/>
            <w:hideMark/>
          </w:tcPr>
          <w:p w14:paraId="56A2F18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418F727"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CCE599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156</w:t>
            </w:r>
          </w:p>
        </w:tc>
        <w:tc>
          <w:tcPr>
            <w:tcW w:w="2737" w:type="dxa"/>
            <w:tcBorders>
              <w:top w:val="nil"/>
              <w:left w:val="nil"/>
              <w:bottom w:val="single" w:sz="8" w:space="0" w:color="auto"/>
              <w:right w:val="single" w:sz="8" w:space="0" w:color="auto"/>
            </w:tcBorders>
            <w:vAlign w:val="center"/>
            <w:hideMark/>
          </w:tcPr>
          <w:p w14:paraId="635038E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SAGAR DILIP KHEMANI</w:t>
            </w:r>
          </w:p>
        </w:tc>
        <w:tc>
          <w:tcPr>
            <w:tcW w:w="1465" w:type="dxa"/>
            <w:tcBorders>
              <w:top w:val="nil"/>
              <w:left w:val="nil"/>
              <w:bottom w:val="single" w:sz="8" w:space="0" w:color="auto"/>
              <w:right w:val="single" w:sz="8" w:space="0" w:color="auto"/>
            </w:tcBorders>
            <w:vAlign w:val="center"/>
            <w:hideMark/>
          </w:tcPr>
          <w:p w14:paraId="17A37BC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SEAN KNIGHT</w:t>
            </w:r>
          </w:p>
        </w:tc>
      </w:tr>
      <w:tr w:rsidR="003F664A" w:rsidRPr="00630201" w14:paraId="67D19577"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3F3D36C3"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w:t>
            </w:r>
          </w:p>
        </w:tc>
        <w:tc>
          <w:tcPr>
            <w:tcW w:w="2531" w:type="dxa"/>
            <w:tcBorders>
              <w:top w:val="nil"/>
              <w:left w:val="nil"/>
              <w:bottom w:val="single" w:sz="4" w:space="0" w:color="auto"/>
              <w:right w:val="single" w:sz="4" w:space="0" w:color="auto"/>
            </w:tcBorders>
            <w:vAlign w:val="center"/>
            <w:hideMark/>
          </w:tcPr>
          <w:p w14:paraId="2A6AA71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ALPANA DWARKANATH CHINCHORE</w:t>
            </w:r>
          </w:p>
        </w:tc>
        <w:tc>
          <w:tcPr>
            <w:tcW w:w="1404" w:type="dxa"/>
            <w:tcBorders>
              <w:top w:val="nil"/>
              <w:left w:val="nil"/>
              <w:bottom w:val="single" w:sz="4" w:space="0" w:color="auto"/>
              <w:right w:val="single" w:sz="4" w:space="0" w:color="auto"/>
            </w:tcBorders>
            <w:vAlign w:val="center"/>
            <w:hideMark/>
          </w:tcPr>
          <w:p w14:paraId="5898E56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CA6C97C"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58C850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157</w:t>
            </w:r>
          </w:p>
        </w:tc>
        <w:tc>
          <w:tcPr>
            <w:tcW w:w="2737" w:type="dxa"/>
            <w:tcBorders>
              <w:top w:val="nil"/>
              <w:left w:val="nil"/>
              <w:bottom w:val="single" w:sz="8" w:space="0" w:color="auto"/>
              <w:right w:val="single" w:sz="8" w:space="0" w:color="auto"/>
            </w:tcBorders>
            <w:vAlign w:val="center"/>
            <w:hideMark/>
          </w:tcPr>
          <w:p w14:paraId="1AD8DF8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SAGAR KENKAR</w:t>
            </w:r>
          </w:p>
        </w:tc>
        <w:tc>
          <w:tcPr>
            <w:tcW w:w="1465" w:type="dxa"/>
            <w:tcBorders>
              <w:top w:val="nil"/>
              <w:left w:val="nil"/>
              <w:bottom w:val="single" w:sz="8" w:space="0" w:color="auto"/>
              <w:right w:val="single" w:sz="8" w:space="0" w:color="auto"/>
            </w:tcBorders>
            <w:vAlign w:val="center"/>
            <w:hideMark/>
          </w:tcPr>
          <w:p w14:paraId="0D03DA1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9335416"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E5FE785"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10</w:t>
            </w:r>
          </w:p>
        </w:tc>
        <w:tc>
          <w:tcPr>
            <w:tcW w:w="2531" w:type="dxa"/>
            <w:tcBorders>
              <w:top w:val="nil"/>
              <w:left w:val="nil"/>
              <w:bottom w:val="single" w:sz="4" w:space="0" w:color="auto"/>
              <w:right w:val="single" w:sz="4" w:space="0" w:color="auto"/>
            </w:tcBorders>
            <w:vAlign w:val="center"/>
            <w:hideMark/>
          </w:tcPr>
          <w:p w14:paraId="7041CBB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AMIT SINGH</w:t>
            </w:r>
          </w:p>
        </w:tc>
        <w:tc>
          <w:tcPr>
            <w:tcW w:w="1404" w:type="dxa"/>
            <w:tcBorders>
              <w:top w:val="nil"/>
              <w:left w:val="nil"/>
              <w:bottom w:val="single" w:sz="4" w:space="0" w:color="auto"/>
              <w:right w:val="single" w:sz="4" w:space="0" w:color="auto"/>
            </w:tcBorders>
            <w:vAlign w:val="center"/>
            <w:hideMark/>
          </w:tcPr>
          <w:p w14:paraId="2731ACD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7C14B5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D7507A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158</w:t>
            </w:r>
          </w:p>
        </w:tc>
        <w:tc>
          <w:tcPr>
            <w:tcW w:w="2737" w:type="dxa"/>
            <w:tcBorders>
              <w:top w:val="nil"/>
              <w:left w:val="nil"/>
              <w:bottom w:val="single" w:sz="8" w:space="0" w:color="auto"/>
              <w:right w:val="single" w:sz="8" w:space="0" w:color="auto"/>
            </w:tcBorders>
            <w:vAlign w:val="center"/>
            <w:hideMark/>
          </w:tcPr>
          <w:p w14:paraId="5DB3557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SAGAR SANJAY PANDIT</w:t>
            </w:r>
          </w:p>
        </w:tc>
        <w:tc>
          <w:tcPr>
            <w:tcW w:w="1465" w:type="dxa"/>
            <w:tcBorders>
              <w:top w:val="nil"/>
              <w:left w:val="nil"/>
              <w:bottom w:val="single" w:sz="8" w:space="0" w:color="auto"/>
              <w:right w:val="single" w:sz="8" w:space="0" w:color="auto"/>
            </w:tcBorders>
            <w:vAlign w:val="center"/>
            <w:hideMark/>
          </w:tcPr>
          <w:p w14:paraId="43E311E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EA811CF"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412DC98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w:t>
            </w:r>
          </w:p>
        </w:tc>
        <w:tc>
          <w:tcPr>
            <w:tcW w:w="2531" w:type="dxa"/>
            <w:tcBorders>
              <w:top w:val="nil"/>
              <w:left w:val="nil"/>
              <w:bottom w:val="single" w:sz="4" w:space="0" w:color="auto"/>
              <w:right w:val="single" w:sz="4" w:space="0" w:color="auto"/>
            </w:tcBorders>
            <w:vAlign w:val="center"/>
            <w:hideMark/>
          </w:tcPr>
          <w:p w14:paraId="14990B8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AMIT VINOD SAKHRANI</w:t>
            </w:r>
          </w:p>
        </w:tc>
        <w:tc>
          <w:tcPr>
            <w:tcW w:w="1404" w:type="dxa"/>
            <w:tcBorders>
              <w:top w:val="nil"/>
              <w:left w:val="nil"/>
              <w:bottom w:val="single" w:sz="4" w:space="0" w:color="auto"/>
              <w:right w:val="single" w:sz="4" w:space="0" w:color="auto"/>
            </w:tcBorders>
            <w:vAlign w:val="center"/>
            <w:hideMark/>
          </w:tcPr>
          <w:p w14:paraId="4E5ADD9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AUGUSTINE SAMUEL</w:t>
            </w:r>
          </w:p>
        </w:tc>
        <w:tc>
          <w:tcPr>
            <w:tcW w:w="916" w:type="dxa"/>
            <w:tcBorders>
              <w:top w:val="nil"/>
              <w:left w:val="nil"/>
              <w:bottom w:val="nil"/>
              <w:right w:val="nil"/>
            </w:tcBorders>
            <w:vAlign w:val="center"/>
            <w:hideMark/>
          </w:tcPr>
          <w:p w14:paraId="0EF44E51"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D6D261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159</w:t>
            </w:r>
          </w:p>
        </w:tc>
        <w:tc>
          <w:tcPr>
            <w:tcW w:w="2737" w:type="dxa"/>
            <w:tcBorders>
              <w:top w:val="nil"/>
              <w:left w:val="nil"/>
              <w:bottom w:val="single" w:sz="8" w:space="0" w:color="auto"/>
              <w:right w:val="single" w:sz="8" w:space="0" w:color="auto"/>
            </w:tcBorders>
            <w:vAlign w:val="center"/>
            <w:hideMark/>
          </w:tcPr>
          <w:p w14:paraId="6F5AD75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SAHEBRAO NARSING SONDE</w:t>
            </w:r>
          </w:p>
        </w:tc>
        <w:tc>
          <w:tcPr>
            <w:tcW w:w="1465" w:type="dxa"/>
            <w:tcBorders>
              <w:top w:val="nil"/>
              <w:left w:val="nil"/>
              <w:bottom w:val="single" w:sz="8" w:space="0" w:color="auto"/>
              <w:right w:val="single" w:sz="8" w:space="0" w:color="auto"/>
            </w:tcBorders>
            <w:vAlign w:val="center"/>
            <w:hideMark/>
          </w:tcPr>
          <w:p w14:paraId="0B04B53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85E2976"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20C01974"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w:t>
            </w:r>
          </w:p>
        </w:tc>
        <w:tc>
          <w:tcPr>
            <w:tcW w:w="2531" w:type="dxa"/>
            <w:tcBorders>
              <w:top w:val="nil"/>
              <w:left w:val="nil"/>
              <w:bottom w:val="single" w:sz="4" w:space="0" w:color="auto"/>
              <w:right w:val="single" w:sz="4" w:space="0" w:color="auto"/>
            </w:tcBorders>
            <w:vAlign w:val="center"/>
            <w:hideMark/>
          </w:tcPr>
          <w:p w14:paraId="049D362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AMOL VIKAS PATIL</w:t>
            </w:r>
          </w:p>
        </w:tc>
        <w:tc>
          <w:tcPr>
            <w:tcW w:w="1404" w:type="dxa"/>
            <w:tcBorders>
              <w:top w:val="nil"/>
              <w:left w:val="nil"/>
              <w:bottom w:val="single" w:sz="4" w:space="0" w:color="auto"/>
              <w:right w:val="single" w:sz="4" w:space="0" w:color="auto"/>
            </w:tcBorders>
            <w:vAlign w:val="center"/>
            <w:hideMark/>
          </w:tcPr>
          <w:p w14:paraId="1E336D2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Jacob Morri</w:t>
            </w:r>
            <w:r>
              <w:rPr>
                <w:rFonts w:ascii="Bahnschrift SemiLight SemiConde" w:hAnsi="Bahnschrift SemiLight SemiConde" w:cs="Calibri"/>
                <w:color w:val="000000"/>
                <w:sz w:val="20"/>
                <w:szCs w:val="20"/>
              </w:rPr>
              <w:t>s</w:t>
            </w: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5EF5C17"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AACBFE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160</w:t>
            </w:r>
          </w:p>
        </w:tc>
        <w:tc>
          <w:tcPr>
            <w:tcW w:w="2737" w:type="dxa"/>
            <w:tcBorders>
              <w:top w:val="nil"/>
              <w:left w:val="nil"/>
              <w:bottom w:val="single" w:sz="8" w:space="0" w:color="auto"/>
              <w:right w:val="single" w:sz="8" w:space="0" w:color="auto"/>
            </w:tcBorders>
            <w:vAlign w:val="center"/>
            <w:hideMark/>
          </w:tcPr>
          <w:p w14:paraId="104B3A8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SAMEER RAJENDRA MHASKE</w:t>
            </w:r>
          </w:p>
        </w:tc>
        <w:tc>
          <w:tcPr>
            <w:tcW w:w="1465" w:type="dxa"/>
            <w:tcBorders>
              <w:top w:val="nil"/>
              <w:left w:val="nil"/>
              <w:bottom w:val="single" w:sz="8" w:space="0" w:color="auto"/>
              <w:right w:val="single" w:sz="8" w:space="0" w:color="auto"/>
            </w:tcBorders>
            <w:vAlign w:val="center"/>
            <w:hideMark/>
          </w:tcPr>
          <w:p w14:paraId="3110B0D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BRYAN WILLIAMS</w:t>
            </w:r>
          </w:p>
        </w:tc>
      </w:tr>
      <w:tr w:rsidR="003F664A" w:rsidRPr="00630201" w14:paraId="24E9C32A"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7F697485"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13</w:t>
            </w:r>
          </w:p>
        </w:tc>
        <w:tc>
          <w:tcPr>
            <w:tcW w:w="2531" w:type="dxa"/>
            <w:tcBorders>
              <w:top w:val="nil"/>
              <w:left w:val="nil"/>
              <w:bottom w:val="single" w:sz="4" w:space="0" w:color="auto"/>
              <w:right w:val="single" w:sz="4" w:space="0" w:color="auto"/>
            </w:tcBorders>
            <w:vAlign w:val="center"/>
            <w:hideMark/>
          </w:tcPr>
          <w:p w14:paraId="0BA81EA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ANAND DESHPANDE</w:t>
            </w:r>
          </w:p>
        </w:tc>
        <w:tc>
          <w:tcPr>
            <w:tcW w:w="1404" w:type="dxa"/>
            <w:tcBorders>
              <w:top w:val="nil"/>
              <w:left w:val="nil"/>
              <w:bottom w:val="single" w:sz="4" w:space="0" w:color="auto"/>
              <w:right w:val="single" w:sz="4" w:space="0" w:color="auto"/>
            </w:tcBorders>
            <w:vAlign w:val="center"/>
            <w:hideMark/>
          </w:tcPr>
          <w:p w14:paraId="4BACF51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ADRIAN ANDERSON</w:t>
            </w:r>
          </w:p>
        </w:tc>
        <w:tc>
          <w:tcPr>
            <w:tcW w:w="916" w:type="dxa"/>
            <w:tcBorders>
              <w:top w:val="nil"/>
              <w:left w:val="nil"/>
              <w:bottom w:val="nil"/>
              <w:right w:val="nil"/>
            </w:tcBorders>
            <w:vAlign w:val="center"/>
            <w:hideMark/>
          </w:tcPr>
          <w:p w14:paraId="45442A7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31DAAE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161</w:t>
            </w:r>
          </w:p>
        </w:tc>
        <w:tc>
          <w:tcPr>
            <w:tcW w:w="2737" w:type="dxa"/>
            <w:tcBorders>
              <w:top w:val="nil"/>
              <w:left w:val="nil"/>
              <w:bottom w:val="single" w:sz="8" w:space="0" w:color="auto"/>
              <w:right w:val="single" w:sz="8" w:space="0" w:color="auto"/>
            </w:tcBorders>
            <w:vAlign w:val="center"/>
            <w:hideMark/>
          </w:tcPr>
          <w:p w14:paraId="04338A4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SANDRA PENICHET, EX VP SALES</w:t>
            </w:r>
          </w:p>
        </w:tc>
        <w:tc>
          <w:tcPr>
            <w:tcW w:w="1465" w:type="dxa"/>
            <w:tcBorders>
              <w:top w:val="nil"/>
              <w:left w:val="nil"/>
              <w:bottom w:val="single" w:sz="8" w:space="0" w:color="auto"/>
              <w:right w:val="single" w:sz="8" w:space="0" w:color="auto"/>
            </w:tcBorders>
            <w:vAlign w:val="center"/>
            <w:hideMark/>
          </w:tcPr>
          <w:p w14:paraId="484BF45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D104FBA"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6F0EB04"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14</w:t>
            </w:r>
          </w:p>
        </w:tc>
        <w:tc>
          <w:tcPr>
            <w:tcW w:w="2531" w:type="dxa"/>
            <w:tcBorders>
              <w:top w:val="nil"/>
              <w:left w:val="nil"/>
              <w:bottom w:val="single" w:sz="4" w:space="0" w:color="auto"/>
              <w:right w:val="single" w:sz="4" w:space="0" w:color="auto"/>
            </w:tcBorders>
            <w:vAlign w:val="center"/>
            <w:hideMark/>
          </w:tcPr>
          <w:p w14:paraId="5374BA3D"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ANIL KADAM</w:t>
            </w:r>
          </w:p>
        </w:tc>
        <w:tc>
          <w:tcPr>
            <w:tcW w:w="1404" w:type="dxa"/>
            <w:tcBorders>
              <w:top w:val="nil"/>
              <w:left w:val="nil"/>
              <w:bottom w:val="single" w:sz="4" w:space="0" w:color="auto"/>
              <w:right w:val="single" w:sz="4" w:space="0" w:color="auto"/>
            </w:tcBorders>
            <w:vAlign w:val="center"/>
            <w:hideMark/>
          </w:tcPr>
          <w:p w14:paraId="4019A26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27941DC"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0E05DF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162</w:t>
            </w:r>
          </w:p>
        </w:tc>
        <w:tc>
          <w:tcPr>
            <w:tcW w:w="2737" w:type="dxa"/>
            <w:tcBorders>
              <w:top w:val="nil"/>
              <w:left w:val="nil"/>
              <w:bottom w:val="single" w:sz="8" w:space="0" w:color="auto"/>
              <w:right w:val="single" w:sz="8" w:space="0" w:color="auto"/>
            </w:tcBorders>
            <w:vAlign w:val="center"/>
            <w:hideMark/>
          </w:tcPr>
          <w:p w14:paraId="6A821D7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SANGRAM GAIKWAD</w:t>
            </w:r>
          </w:p>
        </w:tc>
        <w:tc>
          <w:tcPr>
            <w:tcW w:w="1465" w:type="dxa"/>
            <w:tcBorders>
              <w:top w:val="nil"/>
              <w:left w:val="nil"/>
              <w:bottom w:val="single" w:sz="8" w:space="0" w:color="auto"/>
              <w:right w:val="single" w:sz="8" w:space="0" w:color="auto"/>
            </w:tcBorders>
            <w:vAlign w:val="center"/>
            <w:hideMark/>
          </w:tcPr>
          <w:p w14:paraId="1CB1D3A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SKYLAR GORDON</w:t>
            </w:r>
          </w:p>
        </w:tc>
      </w:tr>
      <w:tr w:rsidR="003F664A" w:rsidRPr="00630201" w14:paraId="27BA509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25CF9206"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15</w:t>
            </w:r>
          </w:p>
        </w:tc>
        <w:tc>
          <w:tcPr>
            <w:tcW w:w="2531" w:type="dxa"/>
            <w:tcBorders>
              <w:top w:val="nil"/>
              <w:left w:val="nil"/>
              <w:bottom w:val="single" w:sz="4" w:space="0" w:color="auto"/>
              <w:right w:val="single" w:sz="4" w:space="0" w:color="auto"/>
            </w:tcBorders>
            <w:vAlign w:val="center"/>
            <w:hideMark/>
          </w:tcPr>
          <w:p w14:paraId="2721C8F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ANIRUDHA SINGH RAWAT</w:t>
            </w:r>
          </w:p>
        </w:tc>
        <w:tc>
          <w:tcPr>
            <w:tcW w:w="1404" w:type="dxa"/>
            <w:tcBorders>
              <w:top w:val="nil"/>
              <w:left w:val="nil"/>
              <w:bottom w:val="single" w:sz="4" w:space="0" w:color="auto"/>
              <w:right w:val="single" w:sz="4" w:space="0" w:color="auto"/>
            </w:tcBorders>
            <w:vAlign w:val="center"/>
            <w:hideMark/>
          </w:tcPr>
          <w:p w14:paraId="5627B54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C631154"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F9CB2D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163</w:t>
            </w:r>
          </w:p>
        </w:tc>
        <w:tc>
          <w:tcPr>
            <w:tcW w:w="2737" w:type="dxa"/>
            <w:tcBorders>
              <w:top w:val="nil"/>
              <w:left w:val="nil"/>
              <w:bottom w:val="single" w:sz="8" w:space="0" w:color="auto"/>
              <w:right w:val="single" w:sz="8" w:space="0" w:color="auto"/>
            </w:tcBorders>
            <w:vAlign w:val="center"/>
            <w:hideMark/>
          </w:tcPr>
          <w:p w14:paraId="0986789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SANJAY SONDKAR</w:t>
            </w:r>
          </w:p>
        </w:tc>
        <w:tc>
          <w:tcPr>
            <w:tcW w:w="1465" w:type="dxa"/>
            <w:tcBorders>
              <w:top w:val="nil"/>
              <w:left w:val="nil"/>
              <w:bottom w:val="single" w:sz="8" w:space="0" w:color="auto"/>
              <w:right w:val="single" w:sz="8" w:space="0" w:color="auto"/>
            </w:tcBorders>
            <w:vAlign w:val="center"/>
            <w:hideMark/>
          </w:tcPr>
          <w:p w14:paraId="06CDFEF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EA46C6E"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1B1D5E5"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16</w:t>
            </w:r>
          </w:p>
        </w:tc>
        <w:tc>
          <w:tcPr>
            <w:tcW w:w="2531" w:type="dxa"/>
            <w:tcBorders>
              <w:top w:val="nil"/>
              <w:left w:val="nil"/>
              <w:bottom w:val="single" w:sz="4" w:space="0" w:color="auto"/>
              <w:right w:val="single" w:sz="4" w:space="0" w:color="auto"/>
            </w:tcBorders>
            <w:vAlign w:val="center"/>
            <w:hideMark/>
          </w:tcPr>
          <w:p w14:paraId="0E67786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ANISH ACHANKUNJU THOMAS</w:t>
            </w:r>
          </w:p>
        </w:tc>
        <w:tc>
          <w:tcPr>
            <w:tcW w:w="1404" w:type="dxa"/>
            <w:tcBorders>
              <w:top w:val="nil"/>
              <w:left w:val="nil"/>
              <w:bottom w:val="single" w:sz="4" w:space="0" w:color="auto"/>
              <w:right w:val="single" w:sz="4" w:space="0" w:color="auto"/>
            </w:tcBorders>
            <w:vAlign w:val="center"/>
            <w:hideMark/>
          </w:tcPr>
          <w:p w14:paraId="3282C27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ADAM THOMAS</w:t>
            </w:r>
          </w:p>
        </w:tc>
        <w:tc>
          <w:tcPr>
            <w:tcW w:w="916" w:type="dxa"/>
            <w:tcBorders>
              <w:top w:val="nil"/>
              <w:left w:val="nil"/>
              <w:bottom w:val="nil"/>
              <w:right w:val="nil"/>
            </w:tcBorders>
            <w:vAlign w:val="center"/>
            <w:hideMark/>
          </w:tcPr>
          <w:p w14:paraId="5D6B07C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E1722A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164</w:t>
            </w:r>
          </w:p>
        </w:tc>
        <w:tc>
          <w:tcPr>
            <w:tcW w:w="2737" w:type="dxa"/>
            <w:tcBorders>
              <w:top w:val="nil"/>
              <w:left w:val="nil"/>
              <w:bottom w:val="single" w:sz="8" w:space="0" w:color="auto"/>
              <w:right w:val="single" w:sz="8" w:space="0" w:color="auto"/>
            </w:tcBorders>
            <w:vAlign w:val="center"/>
            <w:hideMark/>
          </w:tcPr>
          <w:p w14:paraId="08986E8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SANKET MANOJ GHATE</w:t>
            </w:r>
          </w:p>
        </w:tc>
        <w:tc>
          <w:tcPr>
            <w:tcW w:w="1465" w:type="dxa"/>
            <w:tcBorders>
              <w:top w:val="nil"/>
              <w:left w:val="nil"/>
              <w:bottom w:val="single" w:sz="8" w:space="0" w:color="auto"/>
              <w:right w:val="single" w:sz="8" w:space="0" w:color="auto"/>
            </w:tcBorders>
            <w:vAlign w:val="center"/>
            <w:hideMark/>
          </w:tcPr>
          <w:p w14:paraId="5AD5FEF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51919FD"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4E0921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17</w:t>
            </w:r>
          </w:p>
        </w:tc>
        <w:tc>
          <w:tcPr>
            <w:tcW w:w="2531" w:type="dxa"/>
            <w:tcBorders>
              <w:top w:val="nil"/>
              <w:left w:val="nil"/>
              <w:bottom w:val="single" w:sz="4" w:space="0" w:color="auto"/>
              <w:right w:val="single" w:sz="4" w:space="0" w:color="auto"/>
            </w:tcBorders>
            <w:vAlign w:val="center"/>
            <w:hideMark/>
          </w:tcPr>
          <w:p w14:paraId="1651B6A1"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ANITA LONDHE</w:t>
            </w:r>
          </w:p>
        </w:tc>
        <w:tc>
          <w:tcPr>
            <w:tcW w:w="1404" w:type="dxa"/>
            <w:tcBorders>
              <w:top w:val="nil"/>
              <w:left w:val="nil"/>
              <w:bottom w:val="single" w:sz="4" w:space="0" w:color="auto"/>
              <w:right w:val="single" w:sz="4" w:space="0" w:color="auto"/>
            </w:tcBorders>
            <w:vAlign w:val="center"/>
            <w:hideMark/>
          </w:tcPr>
          <w:p w14:paraId="57D8076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5A07D6B"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8F82F8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165</w:t>
            </w:r>
          </w:p>
        </w:tc>
        <w:tc>
          <w:tcPr>
            <w:tcW w:w="2737" w:type="dxa"/>
            <w:tcBorders>
              <w:top w:val="nil"/>
              <w:left w:val="nil"/>
              <w:bottom w:val="single" w:sz="8" w:space="0" w:color="auto"/>
              <w:right w:val="single" w:sz="8" w:space="0" w:color="auto"/>
            </w:tcBorders>
            <w:vAlign w:val="center"/>
            <w:hideMark/>
          </w:tcPr>
          <w:p w14:paraId="7444876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SANTOSH ABU SHINDE</w:t>
            </w:r>
          </w:p>
        </w:tc>
        <w:tc>
          <w:tcPr>
            <w:tcW w:w="1465" w:type="dxa"/>
            <w:tcBorders>
              <w:top w:val="nil"/>
              <w:left w:val="nil"/>
              <w:bottom w:val="single" w:sz="8" w:space="0" w:color="auto"/>
              <w:right w:val="single" w:sz="8" w:space="0" w:color="auto"/>
            </w:tcBorders>
            <w:vAlign w:val="center"/>
            <w:hideMark/>
          </w:tcPr>
          <w:p w14:paraId="040BD5E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FBC5D29"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F06E56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18</w:t>
            </w:r>
          </w:p>
        </w:tc>
        <w:tc>
          <w:tcPr>
            <w:tcW w:w="2531" w:type="dxa"/>
            <w:tcBorders>
              <w:top w:val="nil"/>
              <w:left w:val="nil"/>
              <w:bottom w:val="single" w:sz="4" w:space="0" w:color="auto"/>
              <w:right w:val="single" w:sz="4" w:space="0" w:color="auto"/>
            </w:tcBorders>
            <w:vAlign w:val="center"/>
            <w:hideMark/>
          </w:tcPr>
          <w:p w14:paraId="069BD99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ANWAR LIYAKAT SHAIKH</w:t>
            </w:r>
          </w:p>
        </w:tc>
        <w:tc>
          <w:tcPr>
            <w:tcW w:w="1404" w:type="dxa"/>
            <w:tcBorders>
              <w:top w:val="nil"/>
              <w:left w:val="nil"/>
              <w:bottom w:val="single" w:sz="4" w:space="0" w:color="auto"/>
              <w:right w:val="single" w:sz="4" w:space="0" w:color="auto"/>
            </w:tcBorders>
            <w:vAlign w:val="center"/>
            <w:hideMark/>
          </w:tcPr>
          <w:p w14:paraId="23F6632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E46699E"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E4EB0C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166</w:t>
            </w:r>
          </w:p>
        </w:tc>
        <w:tc>
          <w:tcPr>
            <w:tcW w:w="2737" w:type="dxa"/>
            <w:tcBorders>
              <w:top w:val="nil"/>
              <w:left w:val="nil"/>
              <w:bottom w:val="single" w:sz="8" w:space="0" w:color="auto"/>
              <w:right w:val="single" w:sz="8" w:space="0" w:color="auto"/>
            </w:tcBorders>
            <w:shd w:val="clear" w:color="000000" w:fill="FFFFFF"/>
            <w:vAlign w:val="center"/>
            <w:hideMark/>
          </w:tcPr>
          <w:p w14:paraId="1BE1C9F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SANTOSH MALLIKARJUN GUJARE</w:t>
            </w:r>
          </w:p>
        </w:tc>
        <w:tc>
          <w:tcPr>
            <w:tcW w:w="1465" w:type="dxa"/>
            <w:tcBorders>
              <w:top w:val="nil"/>
              <w:left w:val="nil"/>
              <w:bottom w:val="single" w:sz="8" w:space="0" w:color="auto"/>
              <w:right w:val="single" w:sz="8" w:space="0" w:color="auto"/>
            </w:tcBorders>
            <w:shd w:val="clear" w:color="000000" w:fill="FFFFFF"/>
            <w:vAlign w:val="center"/>
            <w:hideMark/>
          </w:tcPr>
          <w:p w14:paraId="400D0D1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E141AFC"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84EC903"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19</w:t>
            </w:r>
          </w:p>
        </w:tc>
        <w:tc>
          <w:tcPr>
            <w:tcW w:w="2531" w:type="dxa"/>
            <w:tcBorders>
              <w:top w:val="nil"/>
              <w:left w:val="nil"/>
              <w:bottom w:val="single" w:sz="4" w:space="0" w:color="auto"/>
              <w:right w:val="single" w:sz="4" w:space="0" w:color="auto"/>
            </w:tcBorders>
            <w:vAlign w:val="center"/>
            <w:hideMark/>
          </w:tcPr>
          <w:p w14:paraId="518226C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ARWIND BAPURAO GAIKWAD</w:t>
            </w:r>
          </w:p>
        </w:tc>
        <w:tc>
          <w:tcPr>
            <w:tcW w:w="1404" w:type="dxa"/>
            <w:tcBorders>
              <w:top w:val="nil"/>
              <w:left w:val="nil"/>
              <w:bottom w:val="single" w:sz="4" w:space="0" w:color="auto"/>
              <w:right w:val="single" w:sz="4" w:space="0" w:color="auto"/>
            </w:tcBorders>
            <w:vAlign w:val="center"/>
            <w:hideMark/>
          </w:tcPr>
          <w:p w14:paraId="091633A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ANDY ROSS</w:t>
            </w:r>
          </w:p>
        </w:tc>
        <w:tc>
          <w:tcPr>
            <w:tcW w:w="916" w:type="dxa"/>
            <w:tcBorders>
              <w:top w:val="nil"/>
              <w:left w:val="nil"/>
              <w:bottom w:val="nil"/>
              <w:right w:val="nil"/>
            </w:tcBorders>
            <w:vAlign w:val="center"/>
            <w:hideMark/>
          </w:tcPr>
          <w:p w14:paraId="33C755B8"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130507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167</w:t>
            </w:r>
          </w:p>
        </w:tc>
        <w:tc>
          <w:tcPr>
            <w:tcW w:w="2737" w:type="dxa"/>
            <w:tcBorders>
              <w:top w:val="nil"/>
              <w:left w:val="nil"/>
              <w:bottom w:val="single" w:sz="8" w:space="0" w:color="auto"/>
              <w:right w:val="single" w:sz="8" w:space="0" w:color="auto"/>
            </w:tcBorders>
            <w:vAlign w:val="center"/>
            <w:hideMark/>
          </w:tcPr>
          <w:p w14:paraId="358B5F7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SANTOSH UTTAMRAO JADHAV</w:t>
            </w:r>
          </w:p>
        </w:tc>
        <w:tc>
          <w:tcPr>
            <w:tcW w:w="1465" w:type="dxa"/>
            <w:tcBorders>
              <w:top w:val="nil"/>
              <w:left w:val="nil"/>
              <w:bottom w:val="single" w:sz="8" w:space="0" w:color="auto"/>
              <w:right w:val="single" w:sz="8" w:space="0" w:color="auto"/>
            </w:tcBorders>
            <w:vAlign w:val="center"/>
            <w:hideMark/>
          </w:tcPr>
          <w:p w14:paraId="3EDA0C3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SAM JOHNS</w:t>
            </w:r>
          </w:p>
        </w:tc>
      </w:tr>
      <w:tr w:rsidR="003F664A" w:rsidRPr="00630201" w14:paraId="7598727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745C106F"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lastRenderedPageBreak/>
              <w:t>20</w:t>
            </w:r>
          </w:p>
        </w:tc>
        <w:tc>
          <w:tcPr>
            <w:tcW w:w="2531" w:type="dxa"/>
            <w:tcBorders>
              <w:top w:val="nil"/>
              <w:left w:val="nil"/>
              <w:bottom w:val="single" w:sz="4" w:space="0" w:color="auto"/>
              <w:right w:val="single" w:sz="4" w:space="0" w:color="auto"/>
            </w:tcBorders>
            <w:vAlign w:val="center"/>
            <w:hideMark/>
          </w:tcPr>
          <w:p w14:paraId="0AEF58D4"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ASAVARI PRASAD CHOUDHARI</w:t>
            </w:r>
          </w:p>
        </w:tc>
        <w:tc>
          <w:tcPr>
            <w:tcW w:w="1404" w:type="dxa"/>
            <w:tcBorders>
              <w:top w:val="nil"/>
              <w:left w:val="nil"/>
              <w:bottom w:val="single" w:sz="4" w:space="0" w:color="auto"/>
              <w:right w:val="single" w:sz="4" w:space="0" w:color="auto"/>
            </w:tcBorders>
            <w:vAlign w:val="center"/>
            <w:hideMark/>
          </w:tcPr>
          <w:p w14:paraId="1B2F831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Eva Cooper</w:t>
            </w:r>
          </w:p>
        </w:tc>
        <w:tc>
          <w:tcPr>
            <w:tcW w:w="916" w:type="dxa"/>
            <w:tcBorders>
              <w:top w:val="nil"/>
              <w:left w:val="nil"/>
              <w:bottom w:val="nil"/>
              <w:right w:val="nil"/>
            </w:tcBorders>
            <w:vAlign w:val="center"/>
            <w:hideMark/>
          </w:tcPr>
          <w:p w14:paraId="08C4436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C597AB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168</w:t>
            </w:r>
          </w:p>
        </w:tc>
        <w:tc>
          <w:tcPr>
            <w:tcW w:w="2737" w:type="dxa"/>
            <w:tcBorders>
              <w:top w:val="nil"/>
              <w:left w:val="nil"/>
              <w:bottom w:val="single" w:sz="8" w:space="0" w:color="auto"/>
              <w:right w:val="single" w:sz="8" w:space="0" w:color="auto"/>
            </w:tcBorders>
            <w:vAlign w:val="center"/>
            <w:hideMark/>
          </w:tcPr>
          <w:p w14:paraId="3FC4905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SAURABH MOHAN KATHALE</w:t>
            </w:r>
          </w:p>
        </w:tc>
        <w:tc>
          <w:tcPr>
            <w:tcW w:w="1465" w:type="dxa"/>
            <w:tcBorders>
              <w:top w:val="nil"/>
              <w:left w:val="nil"/>
              <w:bottom w:val="single" w:sz="8" w:space="0" w:color="auto"/>
              <w:right w:val="single" w:sz="8" w:space="0" w:color="auto"/>
            </w:tcBorders>
            <w:vAlign w:val="center"/>
            <w:hideMark/>
          </w:tcPr>
          <w:p w14:paraId="72E27B1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STEVEN KIRK</w:t>
            </w:r>
            <w:r w:rsidRPr="00E45976">
              <w:rPr>
                <w:rFonts w:ascii="Bahnschrift SemiLight SemiConde" w:hAnsi="Bahnschrift SemiLight SemiConde" w:cs="Calibri"/>
                <w:color w:val="000000"/>
                <w:sz w:val="20"/>
                <w:szCs w:val="20"/>
              </w:rPr>
              <w:t>/ Shubham Kumar</w:t>
            </w:r>
          </w:p>
        </w:tc>
      </w:tr>
      <w:tr w:rsidR="003F664A" w:rsidRPr="00630201" w14:paraId="04ED16D1"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746B8B01"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21</w:t>
            </w:r>
          </w:p>
        </w:tc>
        <w:tc>
          <w:tcPr>
            <w:tcW w:w="2531" w:type="dxa"/>
            <w:tcBorders>
              <w:top w:val="nil"/>
              <w:left w:val="nil"/>
              <w:bottom w:val="single" w:sz="4" w:space="0" w:color="auto"/>
              <w:right w:val="single" w:sz="4" w:space="0" w:color="auto"/>
            </w:tcBorders>
            <w:vAlign w:val="center"/>
            <w:hideMark/>
          </w:tcPr>
          <w:p w14:paraId="5CC08E7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ASHWINI MAHADEO GAIKWAD</w:t>
            </w:r>
          </w:p>
        </w:tc>
        <w:tc>
          <w:tcPr>
            <w:tcW w:w="1404" w:type="dxa"/>
            <w:tcBorders>
              <w:top w:val="nil"/>
              <w:left w:val="nil"/>
              <w:bottom w:val="single" w:sz="4" w:space="0" w:color="auto"/>
              <w:right w:val="single" w:sz="4" w:space="0" w:color="auto"/>
            </w:tcBorders>
            <w:vAlign w:val="center"/>
            <w:hideMark/>
          </w:tcPr>
          <w:p w14:paraId="6227254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2CD124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042AAD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169</w:t>
            </w:r>
          </w:p>
        </w:tc>
        <w:tc>
          <w:tcPr>
            <w:tcW w:w="2737" w:type="dxa"/>
            <w:tcBorders>
              <w:top w:val="nil"/>
              <w:left w:val="nil"/>
              <w:bottom w:val="single" w:sz="8" w:space="0" w:color="auto"/>
              <w:right w:val="single" w:sz="8" w:space="0" w:color="auto"/>
            </w:tcBorders>
            <w:vAlign w:val="center"/>
            <w:hideMark/>
          </w:tcPr>
          <w:p w14:paraId="78A203A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SHANKAR SUDERSHAN AVADUT</w:t>
            </w:r>
          </w:p>
        </w:tc>
        <w:tc>
          <w:tcPr>
            <w:tcW w:w="1465" w:type="dxa"/>
            <w:tcBorders>
              <w:top w:val="nil"/>
              <w:left w:val="nil"/>
              <w:bottom w:val="single" w:sz="8" w:space="0" w:color="auto"/>
              <w:right w:val="single" w:sz="8" w:space="0" w:color="auto"/>
            </w:tcBorders>
            <w:vAlign w:val="center"/>
            <w:hideMark/>
          </w:tcPr>
          <w:p w14:paraId="7A72106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8D5A7C8"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6911516"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22</w:t>
            </w:r>
          </w:p>
        </w:tc>
        <w:tc>
          <w:tcPr>
            <w:tcW w:w="2531" w:type="dxa"/>
            <w:tcBorders>
              <w:top w:val="nil"/>
              <w:left w:val="nil"/>
              <w:bottom w:val="single" w:sz="4" w:space="0" w:color="auto"/>
              <w:right w:val="single" w:sz="4" w:space="0" w:color="auto"/>
            </w:tcBorders>
            <w:vAlign w:val="center"/>
            <w:hideMark/>
          </w:tcPr>
          <w:p w14:paraId="56E2B991"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ATUL KANADE</w:t>
            </w:r>
          </w:p>
        </w:tc>
        <w:tc>
          <w:tcPr>
            <w:tcW w:w="1404" w:type="dxa"/>
            <w:tcBorders>
              <w:top w:val="nil"/>
              <w:left w:val="nil"/>
              <w:bottom w:val="single" w:sz="4" w:space="0" w:color="auto"/>
              <w:right w:val="single" w:sz="4" w:space="0" w:color="auto"/>
            </w:tcBorders>
            <w:vAlign w:val="center"/>
            <w:hideMark/>
          </w:tcPr>
          <w:p w14:paraId="52F5E1F1" w14:textId="77777777" w:rsidR="003F664A" w:rsidRPr="00630201" w:rsidRDefault="003F664A" w:rsidP="008E279B">
            <w:pPr>
              <w:jc w:val="cente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Andrew Kenned</w:t>
            </w:r>
            <w:r>
              <w:rPr>
                <w:rFonts w:ascii="Bahnschrift SemiLight SemiConde" w:hAnsi="Bahnschrift SemiLight SemiConde" w:cs="Calibri"/>
                <w:color w:val="000000"/>
                <w:sz w:val="20"/>
                <w:szCs w:val="20"/>
              </w:rPr>
              <w:t>y</w:t>
            </w:r>
          </w:p>
        </w:tc>
        <w:tc>
          <w:tcPr>
            <w:tcW w:w="916" w:type="dxa"/>
            <w:tcBorders>
              <w:top w:val="nil"/>
              <w:left w:val="nil"/>
              <w:bottom w:val="nil"/>
              <w:right w:val="nil"/>
            </w:tcBorders>
            <w:vAlign w:val="center"/>
            <w:hideMark/>
          </w:tcPr>
          <w:p w14:paraId="3DE9B477"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9BD11D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170</w:t>
            </w:r>
          </w:p>
        </w:tc>
        <w:tc>
          <w:tcPr>
            <w:tcW w:w="2737" w:type="dxa"/>
            <w:tcBorders>
              <w:top w:val="nil"/>
              <w:left w:val="nil"/>
              <w:bottom w:val="single" w:sz="8" w:space="0" w:color="auto"/>
              <w:right w:val="single" w:sz="8" w:space="0" w:color="auto"/>
            </w:tcBorders>
            <w:vAlign w:val="center"/>
            <w:hideMark/>
          </w:tcPr>
          <w:p w14:paraId="75636D4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SHIVANI SANJAY UPLAP</w:t>
            </w:r>
          </w:p>
        </w:tc>
        <w:tc>
          <w:tcPr>
            <w:tcW w:w="1465" w:type="dxa"/>
            <w:tcBorders>
              <w:top w:val="nil"/>
              <w:left w:val="nil"/>
              <w:bottom w:val="single" w:sz="8" w:space="0" w:color="auto"/>
              <w:right w:val="single" w:sz="8" w:space="0" w:color="auto"/>
            </w:tcBorders>
            <w:vAlign w:val="center"/>
            <w:hideMark/>
          </w:tcPr>
          <w:p w14:paraId="026431C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ERICA PACKER</w:t>
            </w:r>
          </w:p>
        </w:tc>
      </w:tr>
      <w:tr w:rsidR="003F664A" w:rsidRPr="00630201" w14:paraId="3892E276"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1792885D"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23</w:t>
            </w:r>
          </w:p>
        </w:tc>
        <w:tc>
          <w:tcPr>
            <w:tcW w:w="2531" w:type="dxa"/>
            <w:tcBorders>
              <w:top w:val="nil"/>
              <w:left w:val="nil"/>
              <w:bottom w:val="single" w:sz="4" w:space="0" w:color="auto"/>
              <w:right w:val="single" w:sz="4" w:space="0" w:color="auto"/>
            </w:tcBorders>
            <w:vAlign w:val="center"/>
            <w:hideMark/>
          </w:tcPr>
          <w:p w14:paraId="6B86270F"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AVADHUT CHANDRAKANT CHAUDHARI</w:t>
            </w:r>
          </w:p>
        </w:tc>
        <w:tc>
          <w:tcPr>
            <w:tcW w:w="1404" w:type="dxa"/>
            <w:tcBorders>
              <w:top w:val="nil"/>
              <w:left w:val="nil"/>
              <w:bottom w:val="single" w:sz="4" w:space="0" w:color="auto"/>
              <w:right w:val="single" w:sz="4" w:space="0" w:color="auto"/>
            </w:tcBorders>
            <w:vAlign w:val="center"/>
            <w:hideMark/>
          </w:tcPr>
          <w:p w14:paraId="14954B0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Tony Hart </w:t>
            </w:r>
          </w:p>
        </w:tc>
        <w:tc>
          <w:tcPr>
            <w:tcW w:w="916" w:type="dxa"/>
            <w:tcBorders>
              <w:top w:val="nil"/>
              <w:left w:val="nil"/>
              <w:bottom w:val="single" w:sz="8" w:space="0" w:color="auto"/>
              <w:right w:val="nil"/>
            </w:tcBorders>
            <w:vAlign w:val="center"/>
            <w:hideMark/>
          </w:tcPr>
          <w:p w14:paraId="3E6C50FE" w14:textId="77777777" w:rsidR="003F664A" w:rsidRPr="00630201" w:rsidRDefault="003F664A" w:rsidP="008E279B">
            <w:pPr>
              <w:rPr>
                <w:color w:val="000000"/>
                <w:sz w:val="20"/>
                <w:szCs w:val="20"/>
              </w:rPr>
            </w:pPr>
            <w:r w:rsidRPr="00630201">
              <w:rPr>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5C6BE70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171</w:t>
            </w:r>
          </w:p>
        </w:tc>
        <w:tc>
          <w:tcPr>
            <w:tcW w:w="2737" w:type="dxa"/>
            <w:tcBorders>
              <w:top w:val="nil"/>
              <w:left w:val="nil"/>
              <w:bottom w:val="single" w:sz="8" w:space="0" w:color="auto"/>
              <w:right w:val="single" w:sz="8" w:space="0" w:color="auto"/>
            </w:tcBorders>
            <w:vAlign w:val="center"/>
            <w:hideMark/>
          </w:tcPr>
          <w:p w14:paraId="3289FD3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SHRADDHA SUHAS GONGE</w:t>
            </w:r>
          </w:p>
        </w:tc>
        <w:tc>
          <w:tcPr>
            <w:tcW w:w="1465" w:type="dxa"/>
            <w:tcBorders>
              <w:top w:val="nil"/>
              <w:left w:val="nil"/>
              <w:bottom w:val="single" w:sz="8" w:space="0" w:color="auto"/>
              <w:right w:val="single" w:sz="8" w:space="0" w:color="auto"/>
            </w:tcBorders>
            <w:vAlign w:val="center"/>
            <w:hideMark/>
          </w:tcPr>
          <w:p w14:paraId="72C2DC8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62B14EE"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7606A45A" w14:textId="77777777" w:rsidR="003F664A" w:rsidRPr="00630201" w:rsidRDefault="003F664A" w:rsidP="008E279B">
            <w:pPr>
              <w:jc w:val="center"/>
              <w:rPr>
                <w:rFonts w:ascii="Calibri" w:hAnsi="Calibri" w:cs="Calibri"/>
                <w:b/>
                <w:bCs/>
                <w:color w:val="000000"/>
                <w:sz w:val="22"/>
                <w:szCs w:val="22"/>
              </w:rPr>
            </w:pPr>
            <w:r w:rsidRPr="00630201">
              <w:rPr>
                <w:rFonts w:ascii="Calibri" w:hAnsi="Calibri" w:cs="Calibri"/>
                <w:b/>
                <w:bCs/>
                <w:color w:val="000000"/>
                <w:sz w:val="22"/>
                <w:szCs w:val="22"/>
              </w:rPr>
              <w:t>Sr No</w:t>
            </w:r>
          </w:p>
        </w:tc>
        <w:tc>
          <w:tcPr>
            <w:tcW w:w="2531" w:type="dxa"/>
            <w:tcBorders>
              <w:top w:val="nil"/>
              <w:left w:val="nil"/>
              <w:bottom w:val="single" w:sz="4" w:space="0" w:color="auto"/>
              <w:right w:val="single" w:sz="4" w:space="0" w:color="auto"/>
            </w:tcBorders>
            <w:vAlign w:val="center"/>
            <w:hideMark/>
          </w:tcPr>
          <w:p w14:paraId="77DC0894" w14:textId="77777777" w:rsidR="003F664A" w:rsidRPr="00630201" w:rsidRDefault="003F664A" w:rsidP="008E279B">
            <w:pP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NAME</w:t>
            </w:r>
          </w:p>
        </w:tc>
        <w:tc>
          <w:tcPr>
            <w:tcW w:w="1404" w:type="dxa"/>
            <w:tcBorders>
              <w:top w:val="nil"/>
              <w:left w:val="nil"/>
              <w:bottom w:val="single" w:sz="4" w:space="0" w:color="auto"/>
              <w:right w:val="single" w:sz="4" w:space="0" w:color="auto"/>
            </w:tcBorders>
            <w:shd w:val="clear" w:color="000000" w:fill="FFFFFF"/>
            <w:vAlign w:val="center"/>
            <w:hideMark/>
          </w:tcPr>
          <w:p w14:paraId="4F420795" w14:textId="77777777" w:rsidR="003F664A" w:rsidRPr="00630201" w:rsidRDefault="003F664A" w:rsidP="008E279B">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POSSIBLE ALIASES</w:t>
            </w:r>
          </w:p>
        </w:tc>
        <w:tc>
          <w:tcPr>
            <w:tcW w:w="916" w:type="dxa"/>
            <w:tcBorders>
              <w:top w:val="nil"/>
              <w:left w:val="nil"/>
              <w:bottom w:val="single" w:sz="8" w:space="0" w:color="auto"/>
              <w:right w:val="nil"/>
            </w:tcBorders>
            <w:shd w:val="clear" w:color="000000" w:fill="FFFFFF"/>
            <w:vAlign w:val="center"/>
            <w:hideMark/>
          </w:tcPr>
          <w:p w14:paraId="3329B5A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622B5974" w14:textId="77777777" w:rsidR="003F664A" w:rsidRPr="00630201" w:rsidRDefault="003F664A" w:rsidP="008E279B">
            <w:pPr>
              <w:jc w:val="center"/>
              <w:rPr>
                <w:rFonts w:ascii="Calibri" w:hAnsi="Calibri" w:cs="Calibri"/>
                <w:b/>
                <w:bCs/>
                <w:color w:val="000000"/>
                <w:sz w:val="22"/>
                <w:szCs w:val="22"/>
              </w:rPr>
            </w:pPr>
            <w:r w:rsidRPr="00630201">
              <w:rPr>
                <w:rFonts w:ascii="Calibri" w:hAnsi="Calibri" w:cs="Calibri"/>
                <w:b/>
                <w:bCs/>
                <w:color w:val="000000"/>
                <w:sz w:val="22"/>
                <w:szCs w:val="22"/>
              </w:rPr>
              <w:t>Sr No</w:t>
            </w:r>
          </w:p>
        </w:tc>
        <w:tc>
          <w:tcPr>
            <w:tcW w:w="2737" w:type="dxa"/>
            <w:tcBorders>
              <w:top w:val="nil"/>
              <w:left w:val="nil"/>
              <w:bottom w:val="single" w:sz="8" w:space="0" w:color="auto"/>
              <w:right w:val="single" w:sz="8" w:space="0" w:color="auto"/>
            </w:tcBorders>
            <w:vAlign w:val="center"/>
            <w:hideMark/>
          </w:tcPr>
          <w:p w14:paraId="3413AC68" w14:textId="77777777" w:rsidR="003F664A" w:rsidRPr="00630201" w:rsidRDefault="003F664A" w:rsidP="008E279B">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NAME</w:t>
            </w:r>
          </w:p>
        </w:tc>
        <w:tc>
          <w:tcPr>
            <w:tcW w:w="1465" w:type="dxa"/>
            <w:tcBorders>
              <w:top w:val="nil"/>
              <w:left w:val="nil"/>
              <w:bottom w:val="single" w:sz="8" w:space="0" w:color="auto"/>
              <w:right w:val="single" w:sz="8" w:space="0" w:color="auto"/>
            </w:tcBorders>
            <w:vAlign w:val="center"/>
            <w:hideMark/>
          </w:tcPr>
          <w:p w14:paraId="71C9CF85" w14:textId="77777777" w:rsidR="003F664A" w:rsidRPr="00630201" w:rsidRDefault="003F664A" w:rsidP="008E279B">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POSSIBLE ALIASES</w:t>
            </w:r>
          </w:p>
        </w:tc>
      </w:tr>
      <w:tr w:rsidR="003F664A" w:rsidRPr="00630201" w14:paraId="120F59DA"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DCED2CB"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24</w:t>
            </w:r>
          </w:p>
        </w:tc>
        <w:tc>
          <w:tcPr>
            <w:tcW w:w="2531" w:type="dxa"/>
            <w:tcBorders>
              <w:top w:val="nil"/>
              <w:left w:val="nil"/>
              <w:bottom w:val="single" w:sz="4" w:space="0" w:color="auto"/>
              <w:right w:val="single" w:sz="4" w:space="0" w:color="auto"/>
            </w:tcBorders>
            <w:vAlign w:val="center"/>
            <w:hideMark/>
          </w:tcPr>
          <w:p w14:paraId="2279718A"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AYAN BIMAN GUPTA</w:t>
            </w:r>
          </w:p>
        </w:tc>
        <w:tc>
          <w:tcPr>
            <w:tcW w:w="1404" w:type="dxa"/>
            <w:tcBorders>
              <w:top w:val="nil"/>
              <w:left w:val="nil"/>
              <w:bottom w:val="single" w:sz="4" w:space="0" w:color="auto"/>
              <w:right w:val="single" w:sz="4" w:space="0" w:color="auto"/>
            </w:tcBorders>
            <w:shd w:val="clear" w:color="000000" w:fill="FFFFFF"/>
            <w:vAlign w:val="center"/>
            <w:hideMark/>
          </w:tcPr>
          <w:p w14:paraId="2805930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14:paraId="78E6297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30D2983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172</w:t>
            </w:r>
          </w:p>
        </w:tc>
        <w:tc>
          <w:tcPr>
            <w:tcW w:w="2737" w:type="dxa"/>
            <w:tcBorders>
              <w:top w:val="nil"/>
              <w:left w:val="nil"/>
              <w:bottom w:val="single" w:sz="8" w:space="0" w:color="auto"/>
              <w:right w:val="single" w:sz="8" w:space="0" w:color="auto"/>
            </w:tcBorders>
            <w:vAlign w:val="center"/>
            <w:hideMark/>
          </w:tcPr>
          <w:p w14:paraId="1A26874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SHRAVAN BABURAV SHELKE</w:t>
            </w:r>
          </w:p>
        </w:tc>
        <w:tc>
          <w:tcPr>
            <w:tcW w:w="1465" w:type="dxa"/>
            <w:tcBorders>
              <w:top w:val="nil"/>
              <w:left w:val="nil"/>
              <w:bottom w:val="single" w:sz="8" w:space="0" w:color="auto"/>
              <w:right w:val="single" w:sz="8" w:space="0" w:color="auto"/>
            </w:tcBorders>
            <w:vAlign w:val="center"/>
            <w:hideMark/>
          </w:tcPr>
          <w:p w14:paraId="53201D4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Frank Harris</w:t>
            </w:r>
          </w:p>
        </w:tc>
      </w:tr>
      <w:tr w:rsidR="003F664A" w:rsidRPr="00630201" w14:paraId="7DE8534F"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71F6B0BF"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25</w:t>
            </w:r>
          </w:p>
        </w:tc>
        <w:tc>
          <w:tcPr>
            <w:tcW w:w="2531" w:type="dxa"/>
            <w:tcBorders>
              <w:top w:val="nil"/>
              <w:left w:val="nil"/>
              <w:bottom w:val="single" w:sz="4" w:space="0" w:color="auto"/>
              <w:right w:val="single" w:sz="4" w:space="0" w:color="auto"/>
            </w:tcBorders>
            <w:shd w:val="clear" w:color="000000" w:fill="FFFFFF"/>
            <w:vAlign w:val="center"/>
            <w:hideMark/>
          </w:tcPr>
          <w:p w14:paraId="1FE78434"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BOB DANEHY-EX CHIEF APPRAISER OF LENDERS ALLIES</w:t>
            </w:r>
          </w:p>
        </w:tc>
        <w:tc>
          <w:tcPr>
            <w:tcW w:w="1404" w:type="dxa"/>
            <w:tcBorders>
              <w:top w:val="nil"/>
              <w:left w:val="nil"/>
              <w:bottom w:val="single" w:sz="4" w:space="0" w:color="auto"/>
              <w:right w:val="single" w:sz="4" w:space="0" w:color="auto"/>
            </w:tcBorders>
            <w:vAlign w:val="center"/>
            <w:hideMark/>
          </w:tcPr>
          <w:p w14:paraId="0FC7794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283C5EB"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44CCC9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173</w:t>
            </w:r>
          </w:p>
        </w:tc>
        <w:tc>
          <w:tcPr>
            <w:tcW w:w="2737" w:type="dxa"/>
            <w:tcBorders>
              <w:top w:val="nil"/>
              <w:left w:val="nil"/>
              <w:bottom w:val="single" w:sz="8" w:space="0" w:color="auto"/>
              <w:right w:val="single" w:sz="8" w:space="0" w:color="auto"/>
            </w:tcBorders>
            <w:vAlign w:val="center"/>
            <w:hideMark/>
          </w:tcPr>
          <w:p w14:paraId="5152BA2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SHREYAS KEDAR DESHPANDE</w:t>
            </w:r>
          </w:p>
        </w:tc>
        <w:tc>
          <w:tcPr>
            <w:tcW w:w="1465" w:type="dxa"/>
            <w:tcBorders>
              <w:top w:val="nil"/>
              <w:left w:val="nil"/>
              <w:bottom w:val="single" w:sz="8" w:space="0" w:color="auto"/>
              <w:right w:val="single" w:sz="8" w:space="0" w:color="auto"/>
            </w:tcBorders>
            <w:vAlign w:val="center"/>
            <w:hideMark/>
          </w:tcPr>
          <w:p w14:paraId="6DBCC54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E79A58D"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4D0F1E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26</w:t>
            </w:r>
          </w:p>
        </w:tc>
        <w:tc>
          <w:tcPr>
            <w:tcW w:w="2531" w:type="dxa"/>
            <w:tcBorders>
              <w:top w:val="nil"/>
              <w:left w:val="nil"/>
              <w:bottom w:val="single" w:sz="4" w:space="0" w:color="auto"/>
              <w:right w:val="single" w:sz="4" w:space="0" w:color="auto"/>
            </w:tcBorders>
            <w:shd w:val="clear" w:color="000000" w:fill="FFFFFF"/>
            <w:vAlign w:val="center"/>
            <w:hideMark/>
          </w:tcPr>
          <w:p w14:paraId="6EDD6D5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CHANDRAKANT SHILIMKAR</w:t>
            </w:r>
          </w:p>
        </w:tc>
        <w:tc>
          <w:tcPr>
            <w:tcW w:w="1404" w:type="dxa"/>
            <w:tcBorders>
              <w:top w:val="nil"/>
              <w:left w:val="nil"/>
              <w:bottom w:val="single" w:sz="4" w:space="0" w:color="auto"/>
              <w:right w:val="single" w:sz="4" w:space="0" w:color="auto"/>
            </w:tcBorders>
            <w:shd w:val="clear" w:color="000000" w:fill="FFFFFF"/>
            <w:vAlign w:val="center"/>
            <w:hideMark/>
          </w:tcPr>
          <w:p w14:paraId="3FB9239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14:paraId="3C97F2B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2C46FE3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174</w:t>
            </w:r>
          </w:p>
        </w:tc>
        <w:tc>
          <w:tcPr>
            <w:tcW w:w="2737" w:type="dxa"/>
            <w:tcBorders>
              <w:top w:val="nil"/>
              <w:left w:val="nil"/>
              <w:bottom w:val="single" w:sz="8" w:space="0" w:color="auto"/>
              <w:right w:val="single" w:sz="8" w:space="0" w:color="auto"/>
            </w:tcBorders>
            <w:vAlign w:val="center"/>
            <w:hideMark/>
          </w:tcPr>
          <w:p w14:paraId="3A9281F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SHRIDHAR VISHWANATH MUDGAL</w:t>
            </w:r>
          </w:p>
        </w:tc>
        <w:tc>
          <w:tcPr>
            <w:tcW w:w="1465" w:type="dxa"/>
            <w:tcBorders>
              <w:top w:val="nil"/>
              <w:left w:val="nil"/>
              <w:bottom w:val="single" w:sz="8" w:space="0" w:color="auto"/>
              <w:right w:val="single" w:sz="8" w:space="0" w:color="auto"/>
            </w:tcBorders>
            <w:vAlign w:val="center"/>
            <w:hideMark/>
          </w:tcPr>
          <w:p w14:paraId="21914E6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SAM CRUISE</w:t>
            </w:r>
          </w:p>
        </w:tc>
      </w:tr>
      <w:tr w:rsidR="003F664A" w:rsidRPr="00630201" w14:paraId="19BB46EF"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7BD0EDC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27</w:t>
            </w:r>
          </w:p>
        </w:tc>
        <w:tc>
          <w:tcPr>
            <w:tcW w:w="2531" w:type="dxa"/>
            <w:tcBorders>
              <w:top w:val="nil"/>
              <w:left w:val="nil"/>
              <w:bottom w:val="single" w:sz="4" w:space="0" w:color="auto"/>
              <w:right w:val="single" w:sz="4" w:space="0" w:color="auto"/>
            </w:tcBorders>
            <w:vAlign w:val="center"/>
            <w:hideMark/>
          </w:tcPr>
          <w:p w14:paraId="193F1083"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 KIRAN KUMAR SINGH</w:t>
            </w:r>
          </w:p>
        </w:tc>
        <w:tc>
          <w:tcPr>
            <w:tcW w:w="1404" w:type="dxa"/>
            <w:tcBorders>
              <w:top w:val="nil"/>
              <w:left w:val="nil"/>
              <w:bottom w:val="single" w:sz="4" w:space="0" w:color="auto"/>
              <w:right w:val="single" w:sz="4" w:space="0" w:color="auto"/>
            </w:tcBorders>
            <w:vAlign w:val="center"/>
            <w:hideMark/>
          </w:tcPr>
          <w:p w14:paraId="2369390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KARL SCOTT</w:t>
            </w:r>
          </w:p>
        </w:tc>
        <w:tc>
          <w:tcPr>
            <w:tcW w:w="916" w:type="dxa"/>
            <w:tcBorders>
              <w:top w:val="nil"/>
              <w:left w:val="nil"/>
              <w:bottom w:val="nil"/>
              <w:right w:val="nil"/>
            </w:tcBorders>
            <w:vAlign w:val="center"/>
            <w:hideMark/>
          </w:tcPr>
          <w:p w14:paraId="16BC6C73"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5993B2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175</w:t>
            </w:r>
          </w:p>
        </w:tc>
        <w:tc>
          <w:tcPr>
            <w:tcW w:w="2737" w:type="dxa"/>
            <w:tcBorders>
              <w:top w:val="nil"/>
              <w:left w:val="nil"/>
              <w:bottom w:val="single" w:sz="8" w:space="0" w:color="auto"/>
              <w:right w:val="single" w:sz="8" w:space="0" w:color="auto"/>
            </w:tcBorders>
            <w:vAlign w:val="center"/>
            <w:hideMark/>
          </w:tcPr>
          <w:p w14:paraId="727E92D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SHRIKANT DHARMARAJ NAIKNAVARE</w:t>
            </w:r>
          </w:p>
        </w:tc>
        <w:tc>
          <w:tcPr>
            <w:tcW w:w="1465" w:type="dxa"/>
            <w:tcBorders>
              <w:top w:val="nil"/>
              <w:left w:val="nil"/>
              <w:bottom w:val="single" w:sz="8" w:space="0" w:color="auto"/>
              <w:right w:val="single" w:sz="8" w:space="0" w:color="auto"/>
            </w:tcBorders>
            <w:vAlign w:val="center"/>
            <w:hideMark/>
          </w:tcPr>
          <w:p w14:paraId="7CD530B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SEBASTIAN NORTON</w:t>
            </w:r>
            <w:r w:rsidRPr="00E45976">
              <w:rPr>
                <w:rFonts w:ascii="Bahnschrift SemiLight SemiConde" w:hAnsi="Bahnschrift SemiLight SemiConde" w:cs="Calibri"/>
                <w:color w:val="000000"/>
                <w:sz w:val="20"/>
                <w:szCs w:val="20"/>
              </w:rPr>
              <w:t>/ Saketh Nayak</w:t>
            </w:r>
          </w:p>
        </w:tc>
      </w:tr>
      <w:tr w:rsidR="003F664A" w:rsidRPr="00630201" w14:paraId="6E3AC0B9"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09CFFF0"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28</w:t>
            </w:r>
          </w:p>
        </w:tc>
        <w:tc>
          <w:tcPr>
            <w:tcW w:w="2531" w:type="dxa"/>
            <w:tcBorders>
              <w:top w:val="nil"/>
              <w:left w:val="nil"/>
              <w:bottom w:val="single" w:sz="4" w:space="0" w:color="auto"/>
              <w:right w:val="single" w:sz="4" w:space="0" w:color="auto"/>
            </w:tcBorders>
            <w:vAlign w:val="center"/>
            <w:hideMark/>
          </w:tcPr>
          <w:p w14:paraId="62136E1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DARDEN FLOYD BRONKHURST</w:t>
            </w:r>
          </w:p>
        </w:tc>
        <w:tc>
          <w:tcPr>
            <w:tcW w:w="1404" w:type="dxa"/>
            <w:tcBorders>
              <w:top w:val="nil"/>
              <w:left w:val="nil"/>
              <w:bottom w:val="single" w:sz="4" w:space="0" w:color="auto"/>
              <w:right w:val="single" w:sz="4" w:space="0" w:color="auto"/>
            </w:tcBorders>
            <w:vAlign w:val="center"/>
            <w:hideMark/>
          </w:tcPr>
          <w:p w14:paraId="1E73EC6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6042240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46C37B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176</w:t>
            </w:r>
          </w:p>
        </w:tc>
        <w:tc>
          <w:tcPr>
            <w:tcW w:w="2737" w:type="dxa"/>
            <w:tcBorders>
              <w:top w:val="nil"/>
              <w:left w:val="nil"/>
              <w:bottom w:val="single" w:sz="8" w:space="0" w:color="auto"/>
              <w:right w:val="single" w:sz="8" w:space="0" w:color="auto"/>
            </w:tcBorders>
            <w:vAlign w:val="center"/>
            <w:hideMark/>
          </w:tcPr>
          <w:p w14:paraId="26A2634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SHRIKANT RAMRAO KONALE</w:t>
            </w:r>
          </w:p>
        </w:tc>
        <w:tc>
          <w:tcPr>
            <w:tcW w:w="1465" w:type="dxa"/>
            <w:tcBorders>
              <w:top w:val="nil"/>
              <w:left w:val="nil"/>
              <w:bottom w:val="single" w:sz="8" w:space="0" w:color="auto"/>
              <w:right w:val="single" w:sz="8" w:space="0" w:color="auto"/>
            </w:tcBorders>
            <w:vAlign w:val="center"/>
            <w:hideMark/>
          </w:tcPr>
          <w:p w14:paraId="3EC6DDE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STANLEY KURT</w:t>
            </w:r>
            <w:r w:rsidRPr="00E45976">
              <w:rPr>
                <w:rFonts w:ascii="Bahnschrift SemiLight SemiConde" w:hAnsi="Bahnschrift SemiLight SemiConde" w:cs="Calibri"/>
                <w:color w:val="000000"/>
                <w:sz w:val="20"/>
                <w:szCs w:val="20"/>
              </w:rPr>
              <w:t>/ Shankar Kumar</w:t>
            </w:r>
          </w:p>
        </w:tc>
      </w:tr>
      <w:tr w:rsidR="003F664A" w:rsidRPr="00630201" w14:paraId="78D22B67"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5F007E0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29</w:t>
            </w:r>
          </w:p>
        </w:tc>
        <w:tc>
          <w:tcPr>
            <w:tcW w:w="2531" w:type="dxa"/>
            <w:tcBorders>
              <w:top w:val="nil"/>
              <w:left w:val="nil"/>
              <w:bottom w:val="single" w:sz="4" w:space="0" w:color="auto"/>
              <w:right w:val="single" w:sz="4" w:space="0" w:color="auto"/>
            </w:tcBorders>
            <w:vAlign w:val="center"/>
            <w:hideMark/>
          </w:tcPr>
          <w:p w14:paraId="30F0BAE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DASHARATH DATTATRAY HARPUDE</w:t>
            </w:r>
          </w:p>
        </w:tc>
        <w:tc>
          <w:tcPr>
            <w:tcW w:w="1404" w:type="dxa"/>
            <w:tcBorders>
              <w:top w:val="nil"/>
              <w:left w:val="nil"/>
              <w:bottom w:val="single" w:sz="4" w:space="0" w:color="auto"/>
              <w:right w:val="single" w:sz="4" w:space="0" w:color="auto"/>
            </w:tcBorders>
            <w:vAlign w:val="center"/>
            <w:hideMark/>
          </w:tcPr>
          <w:p w14:paraId="1E3DEA6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856791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871258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177</w:t>
            </w:r>
          </w:p>
        </w:tc>
        <w:tc>
          <w:tcPr>
            <w:tcW w:w="2737" w:type="dxa"/>
            <w:tcBorders>
              <w:top w:val="nil"/>
              <w:left w:val="nil"/>
              <w:bottom w:val="single" w:sz="8" w:space="0" w:color="auto"/>
              <w:right w:val="single" w:sz="8" w:space="0" w:color="auto"/>
            </w:tcBorders>
            <w:vAlign w:val="center"/>
            <w:hideMark/>
          </w:tcPr>
          <w:p w14:paraId="67B882C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SHRIKANT VITTHAL GHATSHILE</w:t>
            </w:r>
          </w:p>
        </w:tc>
        <w:tc>
          <w:tcPr>
            <w:tcW w:w="1465" w:type="dxa"/>
            <w:tcBorders>
              <w:top w:val="nil"/>
              <w:left w:val="nil"/>
              <w:bottom w:val="single" w:sz="8" w:space="0" w:color="auto"/>
              <w:right w:val="single" w:sz="8" w:space="0" w:color="auto"/>
            </w:tcBorders>
            <w:vAlign w:val="center"/>
            <w:hideMark/>
          </w:tcPr>
          <w:p w14:paraId="2C7DFFF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0091F39B"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31D80BD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30</w:t>
            </w:r>
          </w:p>
        </w:tc>
        <w:tc>
          <w:tcPr>
            <w:tcW w:w="2531" w:type="dxa"/>
            <w:tcBorders>
              <w:top w:val="nil"/>
              <w:left w:val="nil"/>
              <w:bottom w:val="single" w:sz="4" w:space="0" w:color="auto"/>
              <w:right w:val="single" w:sz="4" w:space="0" w:color="auto"/>
            </w:tcBorders>
            <w:vAlign w:val="center"/>
            <w:hideMark/>
          </w:tcPr>
          <w:p w14:paraId="484B605E"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DATTA NIMSE</w:t>
            </w:r>
          </w:p>
        </w:tc>
        <w:tc>
          <w:tcPr>
            <w:tcW w:w="1404" w:type="dxa"/>
            <w:tcBorders>
              <w:top w:val="nil"/>
              <w:left w:val="nil"/>
              <w:bottom w:val="single" w:sz="4" w:space="0" w:color="auto"/>
              <w:right w:val="single" w:sz="4" w:space="0" w:color="auto"/>
            </w:tcBorders>
            <w:vAlign w:val="center"/>
            <w:hideMark/>
          </w:tcPr>
          <w:p w14:paraId="0EBCDC8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DANIEL NICHOLAS</w:t>
            </w:r>
          </w:p>
        </w:tc>
        <w:tc>
          <w:tcPr>
            <w:tcW w:w="916" w:type="dxa"/>
            <w:tcBorders>
              <w:top w:val="nil"/>
              <w:left w:val="nil"/>
              <w:bottom w:val="nil"/>
              <w:right w:val="nil"/>
            </w:tcBorders>
            <w:vAlign w:val="center"/>
            <w:hideMark/>
          </w:tcPr>
          <w:p w14:paraId="7E63F8FB"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C53B74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178</w:t>
            </w:r>
          </w:p>
        </w:tc>
        <w:tc>
          <w:tcPr>
            <w:tcW w:w="2737" w:type="dxa"/>
            <w:tcBorders>
              <w:top w:val="nil"/>
              <w:left w:val="nil"/>
              <w:bottom w:val="single" w:sz="8" w:space="0" w:color="auto"/>
              <w:right w:val="single" w:sz="8" w:space="0" w:color="auto"/>
            </w:tcBorders>
            <w:vAlign w:val="center"/>
            <w:hideMark/>
          </w:tcPr>
          <w:p w14:paraId="12AA456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SHRIKRISHNA DATTATRAYA BUCHAKE</w:t>
            </w:r>
          </w:p>
        </w:tc>
        <w:tc>
          <w:tcPr>
            <w:tcW w:w="1465" w:type="dxa"/>
            <w:tcBorders>
              <w:top w:val="nil"/>
              <w:left w:val="nil"/>
              <w:bottom w:val="single" w:sz="8" w:space="0" w:color="auto"/>
              <w:right w:val="single" w:sz="8" w:space="0" w:color="auto"/>
            </w:tcBorders>
            <w:vAlign w:val="center"/>
            <w:hideMark/>
          </w:tcPr>
          <w:p w14:paraId="293565D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B17E717"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7A3B41B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31</w:t>
            </w:r>
          </w:p>
        </w:tc>
        <w:tc>
          <w:tcPr>
            <w:tcW w:w="2531" w:type="dxa"/>
            <w:tcBorders>
              <w:top w:val="nil"/>
              <w:left w:val="nil"/>
              <w:bottom w:val="single" w:sz="4" w:space="0" w:color="auto"/>
              <w:right w:val="single" w:sz="4" w:space="0" w:color="auto"/>
            </w:tcBorders>
            <w:vAlign w:val="center"/>
            <w:hideMark/>
          </w:tcPr>
          <w:p w14:paraId="4E561E5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DATTATRAY PARSHURAM KANGANTI</w:t>
            </w:r>
          </w:p>
        </w:tc>
        <w:tc>
          <w:tcPr>
            <w:tcW w:w="1404" w:type="dxa"/>
            <w:tcBorders>
              <w:top w:val="nil"/>
              <w:left w:val="nil"/>
              <w:bottom w:val="single" w:sz="4" w:space="0" w:color="auto"/>
              <w:right w:val="single" w:sz="4" w:space="0" w:color="auto"/>
            </w:tcBorders>
            <w:vAlign w:val="center"/>
            <w:hideMark/>
          </w:tcPr>
          <w:p w14:paraId="58D5FE6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248D0A9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1DAEDA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179</w:t>
            </w:r>
          </w:p>
        </w:tc>
        <w:tc>
          <w:tcPr>
            <w:tcW w:w="2737" w:type="dxa"/>
            <w:tcBorders>
              <w:top w:val="nil"/>
              <w:left w:val="nil"/>
              <w:bottom w:val="single" w:sz="8" w:space="0" w:color="auto"/>
              <w:right w:val="single" w:sz="8" w:space="0" w:color="auto"/>
            </w:tcBorders>
            <w:vAlign w:val="center"/>
            <w:hideMark/>
          </w:tcPr>
          <w:p w14:paraId="56DD355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SHUBHANGI VISHNUPANT WABLE</w:t>
            </w:r>
          </w:p>
        </w:tc>
        <w:tc>
          <w:tcPr>
            <w:tcW w:w="1465" w:type="dxa"/>
            <w:tcBorders>
              <w:top w:val="nil"/>
              <w:left w:val="nil"/>
              <w:bottom w:val="single" w:sz="8" w:space="0" w:color="auto"/>
              <w:right w:val="single" w:sz="8" w:space="0" w:color="auto"/>
            </w:tcBorders>
            <w:vAlign w:val="center"/>
            <w:hideMark/>
          </w:tcPr>
          <w:p w14:paraId="7F53C0C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3B6A64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F0931CC"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32</w:t>
            </w:r>
          </w:p>
        </w:tc>
        <w:tc>
          <w:tcPr>
            <w:tcW w:w="2531" w:type="dxa"/>
            <w:tcBorders>
              <w:top w:val="nil"/>
              <w:left w:val="nil"/>
              <w:bottom w:val="single" w:sz="4" w:space="0" w:color="auto"/>
              <w:right w:val="single" w:sz="4" w:space="0" w:color="auto"/>
            </w:tcBorders>
            <w:shd w:val="clear" w:color="000000" w:fill="FFFFFF"/>
            <w:vAlign w:val="center"/>
            <w:hideMark/>
          </w:tcPr>
          <w:p w14:paraId="4EC8542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DAVID BUDZI</w:t>
            </w:r>
          </w:p>
        </w:tc>
        <w:tc>
          <w:tcPr>
            <w:tcW w:w="1404" w:type="dxa"/>
            <w:tcBorders>
              <w:top w:val="nil"/>
              <w:left w:val="nil"/>
              <w:bottom w:val="single" w:sz="4" w:space="0" w:color="auto"/>
              <w:right w:val="single" w:sz="4" w:space="0" w:color="auto"/>
            </w:tcBorders>
            <w:shd w:val="clear" w:color="000000" w:fill="FFFFFF"/>
            <w:vAlign w:val="center"/>
            <w:hideMark/>
          </w:tcPr>
          <w:p w14:paraId="7651052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14:paraId="1D3F90B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2A9FBDE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180</w:t>
            </w:r>
          </w:p>
        </w:tc>
        <w:tc>
          <w:tcPr>
            <w:tcW w:w="2737" w:type="dxa"/>
            <w:tcBorders>
              <w:top w:val="nil"/>
              <w:left w:val="nil"/>
              <w:bottom w:val="single" w:sz="8" w:space="0" w:color="auto"/>
              <w:right w:val="single" w:sz="8" w:space="0" w:color="auto"/>
            </w:tcBorders>
            <w:vAlign w:val="center"/>
            <w:hideMark/>
          </w:tcPr>
          <w:p w14:paraId="4D44552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SIDDHARTH DAS PATTNAYAK</w:t>
            </w:r>
          </w:p>
        </w:tc>
        <w:tc>
          <w:tcPr>
            <w:tcW w:w="1465" w:type="dxa"/>
            <w:tcBorders>
              <w:top w:val="nil"/>
              <w:left w:val="nil"/>
              <w:bottom w:val="single" w:sz="8" w:space="0" w:color="auto"/>
              <w:right w:val="single" w:sz="8" w:space="0" w:color="auto"/>
            </w:tcBorders>
            <w:vAlign w:val="center"/>
            <w:hideMark/>
          </w:tcPr>
          <w:p w14:paraId="5184838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STEVE PARKER</w:t>
            </w:r>
          </w:p>
        </w:tc>
      </w:tr>
      <w:tr w:rsidR="003F664A" w:rsidRPr="00630201" w14:paraId="521AC088"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7115387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33</w:t>
            </w:r>
          </w:p>
        </w:tc>
        <w:tc>
          <w:tcPr>
            <w:tcW w:w="2531" w:type="dxa"/>
            <w:tcBorders>
              <w:top w:val="nil"/>
              <w:left w:val="nil"/>
              <w:bottom w:val="single" w:sz="4" w:space="0" w:color="auto"/>
              <w:right w:val="single" w:sz="4" w:space="0" w:color="auto"/>
            </w:tcBorders>
            <w:vAlign w:val="center"/>
            <w:hideMark/>
          </w:tcPr>
          <w:p w14:paraId="5624558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DEEPALI LAXMAN TUPE</w:t>
            </w:r>
          </w:p>
        </w:tc>
        <w:tc>
          <w:tcPr>
            <w:tcW w:w="1404" w:type="dxa"/>
            <w:tcBorders>
              <w:top w:val="nil"/>
              <w:left w:val="nil"/>
              <w:bottom w:val="single" w:sz="4" w:space="0" w:color="auto"/>
              <w:right w:val="single" w:sz="4" w:space="0" w:color="auto"/>
            </w:tcBorders>
            <w:vAlign w:val="center"/>
            <w:hideMark/>
          </w:tcPr>
          <w:p w14:paraId="4AF1A7F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3C53746"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FE6470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181</w:t>
            </w:r>
          </w:p>
        </w:tc>
        <w:tc>
          <w:tcPr>
            <w:tcW w:w="2737" w:type="dxa"/>
            <w:tcBorders>
              <w:top w:val="nil"/>
              <w:left w:val="nil"/>
              <w:bottom w:val="single" w:sz="8" w:space="0" w:color="auto"/>
              <w:right w:val="single" w:sz="8" w:space="0" w:color="auto"/>
            </w:tcBorders>
            <w:vAlign w:val="center"/>
            <w:hideMark/>
          </w:tcPr>
          <w:p w14:paraId="303FC62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SIDDHARTH SUNAND LELE</w:t>
            </w:r>
          </w:p>
        </w:tc>
        <w:tc>
          <w:tcPr>
            <w:tcW w:w="1465" w:type="dxa"/>
            <w:tcBorders>
              <w:top w:val="nil"/>
              <w:left w:val="nil"/>
              <w:bottom w:val="single" w:sz="8" w:space="0" w:color="auto"/>
              <w:right w:val="single" w:sz="8" w:space="0" w:color="auto"/>
            </w:tcBorders>
            <w:vAlign w:val="center"/>
            <w:hideMark/>
          </w:tcPr>
          <w:p w14:paraId="19A10A7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6E260BB"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7590AA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34</w:t>
            </w:r>
          </w:p>
        </w:tc>
        <w:tc>
          <w:tcPr>
            <w:tcW w:w="2531" w:type="dxa"/>
            <w:tcBorders>
              <w:top w:val="nil"/>
              <w:left w:val="nil"/>
              <w:bottom w:val="single" w:sz="4" w:space="0" w:color="auto"/>
              <w:right w:val="single" w:sz="4" w:space="0" w:color="auto"/>
            </w:tcBorders>
            <w:vAlign w:val="center"/>
            <w:hideMark/>
          </w:tcPr>
          <w:p w14:paraId="5DFB96EA"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DEEPMALA SINGH</w:t>
            </w:r>
          </w:p>
        </w:tc>
        <w:tc>
          <w:tcPr>
            <w:tcW w:w="1404" w:type="dxa"/>
            <w:tcBorders>
              <w:top w:val="nil"/>
              <w:left w:val="nil"/>
              <w:bottom w:val="single" w:sz="4" w:space="0" w:color="auto"/>
              <w:right w:val="single" w:sz="4" w:space="0" w:color="auto"/>
            </w:tcBorders>
            <w:vAlign w:val="center"/>
            <w:hideMark/>
          </w:tcPr>
          <w:p w14:paraId="17D989D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0F88E59B"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1DD142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182</w:t>
            </w:r>
          </w:p>
        </w:tc>
        <w:tc>
          <w:tcPr>
            <w:tcW w:w="2737" w:type="dxa"/>
            <w:tcBorders>
              <w:top w:val="nil"/>
              <w:left w:val="nil"/>
              <w:bottom w:val="single" w:sz="8" w:space="0" w:color="auto"/>
              <w:right w:val="single" w:sz="8" w:space="0" w:color="auto"/>
            </w:tcBorders>
            <w:vAlign w:val="center"/>
            <w:hideMark/>
          </w:tcPr>
          <w:p w14:paraId="695AA90E"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1465" w:type="dxa"/>
            <w:tcBorders>
              <w:top w:val="nil"/>
              <w:left w:val="nil"/>
              <w:bottom w:val="single" w:sz="8" w:space="0" w:color="auto"/>
              <w:right w:val="single" w:sz="8" w:space="0" w:color="auto"/>
            </w:tcBorders>
            <w:vAlign w:val="center"/>
            <w:hideMark/>
          </w:tcPr>
          <w:p w14:paraId="5614613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2F688E00"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15A5D96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35</w:t>
            </w:r>
          </w:p>
        </w:tc>
        <w:tc>
          <w:tcPr>
            <w:tcW w:w="2531" w:type="dxa"/>
            <w:tcBorders>
              <w:top w:val="nil"/>
              <w:left w:val="nil"/>
              <w:bottom w:val="single" w:sz="4" w:space="0" w:color="auto"/>
              <w:right w:val="single" w:sz="4" w:space="0" w:color="auto"/>
            </w:tcBorders>
            <w:shd w:val="clear" w:color="000000" w:fill="FFFFFF"/>
            <w:vAlign w:val="center"/>
            <w:hideMark/>
          </w:tcPr>
          <w:p w14:paraId="1691F46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EJAZ ALI VAZIR SAHEB NADAF</w:t>
            </w:r>
          </w:p>
        </w:tc>
        <w:tc>
          <w:tcPr>
            <w:tcW w:w="1404" w:type="dxa"/>
            <w:tcBorders>
              <w:top w:val="nil"/>
              <w:left w:val="nil"/>
              <w:bottom w:val="single" w:sz="4" w:space="0" w:color="auto"/>
              <w:right w:val="single" w:sz="4" w:space="0" w:color="auto"/>
            </w:tcBorders>
            <w:shd w:val="clear" w:color="000000" w:fill="FFFFFF"/>
            <w:vAlign w:val="center"/>
            <w:hideMark/>
          </w:tcPr>
          <w:p w14:paraId="7858C3F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EDWIN NELSON</w:t>
            </w:r>
          </w:p>
        </w:tc>
        <w:tc>
          <w:tcPr>
            <w:tcW w:w="916" w:type="dxa"/>
            <w:tcBorders>
              <w:top w:val="nil"/>
              <w:left w:val="nil"/>
              <w:bottom w:val="nil"/>
              <w:right w:val="nil"/>
            </w:tcBorders>
            <w:shd w:val="clear" w:color="000000" w:fill="FFFFFF"/>
            <w:vAlign w:val="center"/>
            <w:hideMark/>
          </w:tcPr>
          <w:p w14:paraId="0061CFD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436E41B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183</w:t>
            </w:r>
          </w:p>
        </w:tc>
        <w:tc>
          <w:tcPr>
            <w:tcW w:w="2737" w:type="dxa"/>
            <w:tcBorders>
              <w:top w:val="nil"/>
              <w:left w:val="nil"/>
              <w:bottom w:val="single" w:sz="8" w:space="0" w:color="auto"/>
              <w:right w:val="single" w:sz="8" w:space="0" w:color="auto"/>
            </w:tcBorders>
            <w:vAlign w:val="center"/>
            <w:hideMark/>
          </w:tcPr>
          <w:p w14:paraId="77DB090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SMITA SHANKAR GAIKWAD</w:t>
            </w:r>
          </w:p>
        </w:tc>
        <w:tc>
          <w:tcPr>
            <w:tcW w:w="1465" w:type="dxa"/>
            <w:tcBorders>
              <w:top w:val="nil"/>
              <w:left w:val="nil"/>
              <w:bottom w:val="single" w:sz="8" w:space="0" w:color="auto"/>
              <w:right w:val="single" w:sz="8" w:space="0" w:color="auto"/>
            </w:tcBorders>
            <w:vAlign w:val="center"/>
            <w:hideMark/>
          </w:tcPr>
          <w:p w14:paraId="28F7399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SAMANTHA GAGLIO</w:t>
            </w:r>
          </w:p>
        </w:tc>
      </w:tr>
      <w:tr w:rsidR="003F664A" w:rsidRPr="00630201" w14:paraId="4338D3A8"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91C686B"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36</w:t>
            </w:r>
          </w:p>
        </w:tc>
        <w:tc>
          <w:tcPr>
            <w:tcW w:w="2531" w:type="dxa"/>
            <w:tcBorders>
              <w:top w:val="nil"/>
              <w:left w:val="nil"/>
              <w:bottom w:val="single" w:sz="4" w:space="0" w:color="auto"/>
              <w:right w:val="single" w:sz="4" w:space="0" w:color="auto"/>
            </w:tcBorders>
            <w:vAlign w:val="center"/>
            <w:hideMark/>
          </w:tcPr>
          <w:p w14:paraId="31DEC99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GANESH DEVRAM GUNJAL</w:t>
            </w:r>
          </w:p>
        </w:tc>
        <w:tc>
          <w:tcPr>
            <w:tcW w:w="1404" w:type="dxa"/>
            <w:tcBorders>
              <w:top w:val="nil"/>
              <w:left w:val="nil"/>
              <w:bottom w:val="single" w:sz="4" w:space="0" w:color="auto"/>
              <w:right w:val="single" w:sz="4" w:space="0" w:color="auto"/>
            </w:tcBorders>
            <w:vAlign w:val="center"/>
            <w:hideMark/>
          </w:tcPr>
          <w:p w14:paraId="4AE8248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6CD5EBA"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FB7D4B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184</w:t>
            </w:r>
          </w:p>
        </w:tc>
        <w:tc>
          <w:tcPr>
            <w:tcW w:w="2737" w:type="dxa"/>
            <w:tcBorders>
              <w:top w:val="nil"/>
              <w:left w:val="nil"/>
              <w:bottom w:val="single" w:sz="8" w:space="0" w:color="auto"/>
              <w:right w:val="single" w:sz="8" w:space="0" w:color="auto"/>
            </w:tcBorders>
            <w:vAlign w:val="center"/>
            <w:hideMark/>
          </w:tcPr>
          <w:p w14:paraId="5A67834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SNEHA SANJAY KHANDARE</w:t>
            </w:r>
          </w:p>
        </w:tc>
        <w:tc>
          <w:tcPr>
            <w:tcW w:w="1465" w:type="dxa"/>
            <w:tcBorders>
              <w:top w:val="nil"/>
              <w:left w:val="nil"/>
              <w:bottom w:val="single" w:sz="8" w:space="0" w:color="auto"/>
              <w:right w:val="single" w:sz="8" w:space="0" w:color="auto"/>
            </w:tcBorders>
            <w:vAlign w:val="center"/>
            <w:hideMark/>
          </w:tcPr>
          <w:p w14:paraId="502554F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STELLA KELLY</w:t>
            </w:r>
          </w:p>
        </w:tc>
      </w:tr>
      <w:tr w:rsidR="003F664A" w:rsidRPr="00630201" w14:paraId="42506F10"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761CA4A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37</w:t>
            </w:r>
          </w:p>
        </w:tc>
        <w:tc>
          <w:tcPr>
            <w:tcW w:w="2531" w:type="dxa"/>
            <w:tcBorders>
              <w:top w:val="nil"/>
              <w:left w:val="nil"/>
              <w:bottom w:val="single" w:sz="4" w:space="0" w:color="auto"/>
              <w:right w:val="single" w:sz="4" w:space="0" w:color="auto"/>
            </w:tcBorders>
            <w:vAlign w:val="center"/>
            <w:hideMark/>
          </w:tcPr>
          <w:p w14:paraId="43E5859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HARDIK SHAH</w:t>
            </w:r>
          </w:p>
        </w:tc>
        <w:tc>
          <w:tcPr>
            <w:tcW w:w="1404" w:type="dxa"/>
            <w:tcBorders>
              <w:top w:val="nil"/>
              <w:left w:val="nil"/>
              <w:bottom w:val="single" w:sz="4" w:space="0" w:color="auto"/>
              <w:right w:val="single" w:sz="4" w:space="0" w:color="auto"/>
            </w:tcBorders>
            <w:vAlign w:val="center"/>
            <w:hideMark/>
          </w:tcPr>
          <w:p w14:paraId="5742D37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HEATH SHAW</w:t>
            </w:r>
          </w:p>
        </w:tc>
        <w:tc>
          <w:tcPr>
            <w:tcW w:w="916" w:type="dxa"/>
            <w:tcBorders>
              <w:top w:val="nil"/>
              <w:left w:val="nil"/>
              <w:bottom w:val="nil"/>
              <w:right w:val="nil"/>
            </w:tcBorders>
            <w:vAlign w:val="center"/>
            <w:hideMark/>
          </w:tcPr>
          <w:p w14:paraId="39B82FE3"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A11EA4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185</w:t>
            </w:r>
          </w:p>
        </w:tc>
        <w:tc>
          <w:tcPr>
            <w:tcW w:w="2737" w:type="dxa"/>
            <w:tcBorders>
              <w:top w:val="nil"/>
              <w:left w:val="nil"/>
              <w:bottom w:val="single" w:sz="8" w:space="0" w:color="auto"/>
              <w:right w:val="single" w:sz="8" w:space="0" w:color="auto"/>
            </w:tcBorders>
            <w:vAlign w:val="center"/>
            <w:hideMark/>
          </w:tcPr>
          <w:p w14:paraId="4C54DB2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SOBAN BALDEV SINGH</w:t>
            </w:r>
          </w:p>
        </w:tc>
        <w:tc>
          <w:tcPr>
            <w:tcW w:w="1465" w:type="dxa"/>
            <w:tcBorders>
              <w:top w:val="nil"/>
              <w:left w:val="nil"/>
              <w:bottom w:val="single" w:sz="8" w:space="0" w:color="auto"/>
              <w:right w:val="single" w:sz="8" w:space="0" w:color="auto"/>
            </w:tcBorders>
            <w:vAlign w:val="center"/>
            <w:hideMark/>
          </w:tcPr>
          <w:p w14:paraId="6E68B76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9877304"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22C19CD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38</w:t>
            </w:r>
          </w:p>
        </w:tc>
        <w:tc>
          <w:tcPr>
            <w:tcW w:w="2531" w:type="dxa"/>
            <w:tcBorders>
              <w:top w:val="nil"/>
              <w:left w:val="nil"/>
              <w:bottom w:val="single" w:sz="4" w:space="0" w:color="auto"/>
              <w:right w:val="single" w:sz="4" w:space="0" w:color="auto"/>
            </w:tcBorders>
            <w:vAlign w:val="center"/>
            <w:hideMark/>
          </w:tcPr>
          <w:p w14:paraId="78AAD0C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HARSHAL PATIL</w:t>
            </w:r>
          </w:p>
        </w:tc>
        <w:tc>
          <w:tcPr>
            <w:tcW w:w="1404" w:type="dxa"/>
            <w:tcBorders>
              <w:top w:val="nil"/>
              <w:left w:val="nil"/>
              <w:bottom w:val="single" w:sz="4" w:space="0" w:color="auto"/>
              <w:right w:val="single" w:sz="4" w:space="0" w:color="auto"/>
            </w:tcBorders>
            <w:vAlign w:val="center"/>
            <w:hideMark/>
          </w:tcPr>
          <w:p w14:paraId="4C173E20" w14:textId="77777777" w:rsidR="003F664A" w:rsidRPr="00630201" w:rsidRDefault="003F664A" w:rsidP="008E279B">
            <w:pPr>
              <w:jc w:val="cente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Harris Palmer</w:t>
            </w:r>
          </w:p>
        </w:tc>
        <w:tc>
          <w:tcPr>
            <w:tcW w:w="916" w:type="dxa"/>
            <w:tcBorders>
              <w:top w:val="nil"/>
              <w:left w:val="nil"/>
              <w:bottom w:val="nil"/>
              <w:right w:val="nil"/>
            </w:tcBorders>
            <w:vAlign w:val="center"/>
            <w:hideMark/>
          </w:tcPr>
          <w:p w14:paraId="32B72C84"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833841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186</w:t>
            </w:r>
          </w:p>
        </w:tc>
        <w:tc>
          <w:tcPr>
            <w:tcW w:w="2737" w:type="dxa"/>
            <w:tcBorders>
              <w:top w:val="nil"/>
              <w:left w:val="nil"/>
              <w:bottom w:val="single" w:sz="8" w:space="0" w:color="auto"/>
              <w:right w:val="single" w:sz="8" w:space="0" w:color="auto"/>
            </w:tcBorders>
            <w:vAlign w:val="center"/>
            <w:hideMark/>
          </w:tcPr>
          <w:p w14:paraId="2B5F52C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SONAL GAVANDE</w:t>
            </w:r>
          </w:p>
        </w:tc>
        <w:tc>
          <w:tcPr>
            <w:tcW w:w="1465" w:type="dxa"/>
            <w:tcBorders>
              <w:top w:val="nil"/>
              <w:left w:val="nil"/>
              <w:bottom w:val="single" w:sz="8" w:space="0" w:color="auto"/>
              <w:right w:val="single" w:sz="8" w:space="0" w:color="auto"/>
            </w:tcBorders>
            <w:vAlign w:val="center"/>
            <w:hideMark/>
          </w:tcPr>
          <w:p w14:paraId="02F76FC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MICHELLE COOPER</w:t>
            </w:r>
          </w:p>
        </w:tc>
      </w:tr>
      <w:tr w:rsidR="003F664A" w:rsidRPr="00630201" w14:paraId="6E3B285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C543ED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39</w:t>
            </w:r>
          </w:p>
        </w:tc>
        <w:tc>
          <w:tcPr>
            <w:tcW w:w="2531" w:type="dxa"/>
            <w:tcBorders>
              <w:top w:val="nil"/>
              <w:left w:val="nil"/>
              <w:bottom w:val="single" w:sz="4" w:space="0" w:color="auto"/>
              <w:right w:val="single" w:sz="4" w:space="0" w:color="auto"/>
            </w:tcBorders>
            <w:vAlign w:val="center"/>
            <w:hideMark/>
          </w:tcPr>
          <w:p w14:paraId="16FC900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HEENA MANIK</w:t>
            </w:r>
          </w:p>
        </w:tc>
        <w:tc>
          <w:tcPr>
            <w:tcW w:w="1404" w:type="dxa"/>
            <w:tcBorders>
              <w:top w:val="nil"/>
              <w:left w:val="nil"/>
              <w:bottom w:val="single" w:sz="4" w:space="0" w:color="auto"/>
              <w:right w:val="single" w:sz="4" w:space="0" w:color="auto"/>
            </w:tcBorders>
            <w:vAlign w:val="center"/>
            <w:hideMark/>
          </w:tcPr>
          <w:p w14:paraId="722E646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8CE0FD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44392B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187</w:t>
            </w:r>
          </w:p>
        </w:tc>
        <w:tc>
          <w:tcPr>
            <w:tcW w:w="2737" w:type="dxa"/>
            <w:tcBorders>
              <w:top w:val="nil"/>
              <w:left w:val="nil"/>
              <w:bottom w:val="single" w:sz="8" w:space="0" w:color="auto"/>
              <w:right w:val="single" w:sz="8" w:space="0" w:color="auto"/>
            </w:tcBorders>
            <w:shd w:val="clear" w:color="000000" w:fill="FFFFFF"/>
            <w:vAlign w:val="center"/>
            <w:hideMark/>
          </w:tcPr>
          <w:p w14:paraId="7F5F381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SONU KRISHNA SINGH</w:t>
            </w:r>
          </w:p>
        </w:tc>
        <w:tc>
          <w:tcPr>
            <w:tcW w:w="1465" w:type="dxa"/>
            <w:tcBorders>
              <w:top w:val="nil"/>
              <w:left w:val="nil"/>
              <w:bottom w:val="single" w:sz="8" w:space="0" w:color="auto"/>
              <w:right w:val="single" w:sz="8" w:space="0" w:color="auto"/>
            </w:tcBorders>
            <w:shd w:val="clear" w:color="000000" w:fill="FFFFFF"/>
            <w:vAlign w:val="center"/>
            <w:hideMark/>
          </w:tcPr>
          <w:p w14:paraId="02F78F2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SAMUEL JACKSON</w:t>
            </w:r>
          </w:p>
        </w:tc>
      </w:tr>
      <w:tr w:rsidR="003F664A" w:rsidRPr="00630201" w14:paraId="3200FD9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E86E69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40</w:t>
            </w:r>
          </w:p>
        </w:tc>
        <w:tc>
          <w:tcPr>
            <w:tcW w:w="2531" w:type="dxa"/>
            <w:tcBorders>
              <w:top w:val="nil"/>
              <w:left w:val="nil"/>
              <w:bottom w:val="single" w:sz="4" w:space="0" w:color="auto"/>
              <w:right w:val="single" w:sz="4" w:space="0" w:color="auto"/>
            </w:tcBorders>
            <w:vAlign w:val="center"/>
            <w:hideMark/>
          </w:tcPr>
          <w:p w14:paraId="4849627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HEMANT VASANT RAGADE</w:t>
            </w:r>
          </w:p>
        </w:tc>
        <w:tc>
          <w:tcPr>
            <w:tcW w:w="1404" w:type="dxa"/>
            <w:tcBorders>
              <w:top w:val="nil"/>
              <w:left w:val="nil"/>
              <w:bottom w:val="single" w:sz="4" w:space="0" w:color="auto"/>
              <w:right w:val="single" w:sz="4" w:space="0" w:color="auto"/>
            </w:tcBorders>
            <w:vAlign w:val="center"/>
            <w:hideMark/>
          </w:tcPr>
          <w:p w14:paraId="42530B7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06EC338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E8133E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188</w:t>
            </w:r>
          </w:p>
        </w:tc>
        <w:tc>
          <w:tcPr>
            <w:tcW w:w="2737" w:type="dxa"/>
            <w:tcBorders>
              <w:top w:val="nil"/>
              <w:left w:val="nil"/>
              <w:bottom w:val="single" w:sz="8" w:space="0" w:color="auto"/>
              <w:right w:val="single" w:sz="8" w:space="0" w:color="auto"/>
            </w:tcBorders>
            <w:vAlign w:val="center"/>
            <w:hideMark/>
          </w:tcPr>
          <w:p w14:paraId="2DB0324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SUHAS BHAGAT</w:t>
            </w:r>
          </w:p>
        </w:tc>
        <w:tc>
          <w:tcPr>
            <w:tcW w:w="1465" w:type="dxa"/>
            <w:tcBorders>
              <w:top w:val="nil"/>
              <w:left w:val="nil"/>
              <w:bottom w:val="single" w:sz="8" w:space="0" w:color="auto"/>
              <w:right w:val="single" w:sz="8" w:space="0" w:color="auto"/>
            </w:tcBorders>
            <w:vAlign w:val="center"/>
            <w:hideMark/>
          </w:tcPr>
          <w:p w14:paraId="5B85AB1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SAGE BAKER</w:t>
            </w:r>
          </w:p>
        </w:tc>
      </w:tr>
      <w:tr w:rsidR="003F664A" w:rsidRPr="00630201" w14:paraId="3BAAA276"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B0CCC0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41</w:t>
            </w:r>
          </w:p>
        </w:tc>
        <w:tc>
          <w:tcPr>
            <w:tcW w:w="2531" w:type="dxa"/>
            <w:tcBorders>
              <w:top w:val="nil"/>
              <w:left w:val="nil"/>
              <w:bottom w:val="single" w:sz="4" w:space="0" w:color="auto"/>
              <w:right w:val="single" w:sz="4" w:space="0" w:color="auto"/>
            </w:tcBorders>
            <w:vAlign w:val="center"/>
            <w:hideMark/>
          </w:tcPr>
          <w:p w14:paraId="64FC7B1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HIMANSHU HEMANT MARDIKAR</w:t>
            </w:r>
          </w:p>
        </w:tc>
        <w:tc>
          <w:tcPr>
            <w:tcW w:w="1404" w:type="dxa"/>
            <w:tcBorders>
              <w:top w:val="nil"/>
              <w:left w:val="nil"/>
              <w:bottom w:val="single" w:sz="4" w:space="0" w:color="auto"/>
              <w:right w:val="single" w:sz="4" w:space="0" w:color="auto"/>
            </w:tcBorders>
            <w:vAlign w:val="center"/>
            <w:hideMark/>
          </w:tcPr>
          <w:p w14:paraId="450B0B1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ALEX COOPER</w:t>
            </w:r>
          </w:p>
        </w:tc>
        <w:tc>
          <w:tcPr>
            <w:tcW w:w="916" w:type="dxa"/>
            <w:tcBorders>
              <w:top w:val="nil"/>
              <w:left w:val="nil"/>
              <w:bottom w:val="nil"/>
              <w:right w:val="nil"/>
            </w:tcBorders>
            <w:vAlign w:val="center"/>
            <w:hideMark/>
          </w:tcPr>
          <w:p w14:paraId="53B4E36B"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D8561F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189</w:t>
            </w:r>
          </w:p>
        </w:tc>
        <w:tc>
          <w:tcPr>
            <w:tcW w:w="2737" w:type="dxa"/>
            <w:tcBorders>
              <w:top w:val="nil"/>
              <w:left w:val="nil"/>
              <w:bottom w:val="single" w:sz="8" w:space="0" w:color="auto"/>
              <w:right w:val="single" w:sz="8" w:space="0" w:color="auto"/>
            </w:tcBorders>
            <w:vAlign w:val="center"/>
            <w:hideMark/>
          </w:tcPr>
          <w:p w14:paraId="610B9E9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SUHAS KADAM</w:t>
            </w:r>
          </w:p>
        </w:tc>
        <w:tc>
          <w:tcPr>
            <w:tcW w:w="1465" w:type="dxa"/>
            <w:tcBorders>
              <w:top w:val="nil"/>
              <w:left w:val="nil"/>
              <w:bottom w:val="single" w:sz="8" w:space="0" w:color="auto"/>
              <w:right w:val="single" w:sz="8" w:space="0" w:color="auto"/>
            </w:tcBorders>
            <w:vAlign w:val="center"/>
            <w:hideMark/>
          </w:tcPr>
          <w:p w14:paraId="15CEDAC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DD7A751"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C2750E0"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42</w:t>
            </w:r>
          </w:p>
        </w:tc>
        <w:tc>
          <w:tcPr>
            <w:tcW w:w="2531" w:type="dxa"/>
            <w:tcBorders>
              <w:top w:val="nil"/>
              <w:left w:val="nil"/>
              <w:bottom w:val="single" w:sz="4" w:space="0" w:color="auto"/>
              <w:right w:val="single" w:sz="4" w:space="0" w:color="auto"/>
            </w:tcBorders>
            <w:vAlign w:val="center"/>
            <w:hideMark/>
          </w:tcPr>
          <w:p w14:paraId="2B566A3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HIMANSHU PAREEK</w:t>
            </w:r>
          </w:p>
        </w:tc>
        <w:tc>
          <w:tcPr>
            <w:tcW w:w="1404" w:type="dxa"/>
            <w:tcBorders>
              <w:top w:val="nil"/>
              <w:left w:val="nil"/>
              <w:bottom w:val="single" w:sz="4" w:space="0" w:color="auto"/>
              <w:right w:val="single" w:sz="4" w:space="0" w:color="auto"/>
            </w:tcBorders>
            <w:vAlign w:val="center"/>
            <w:hideMark/>
          </w:tcPr>
          <w:p w14:paraId="2D353C0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HENRY PRICE</w:t>
            </w:r>
          </w:p>
        </w:tc>
        <w:tc>
          <w:tcPr>
            <w:tcW w:w="916" w:type="dxa"/>
            <w:tcBorders>
              <w:top w:val="nil"/>
              <w:left w:val="nil"/>
              <w:bottom w:val="nil"/>
              <w:right w:val="nil"/>
            </w:tcBorders>
            <w:vAlign w:val="center"/>
            <w:hideMark/>
          </w:tcPr>
          <w:p w14:paraId="6E4C00E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4CA7DA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190</w:t>
            </w:r>
          </w:p>
        </w:tc>
        <w:tc>
          <w:tcPr>
            <w:tcW w:w="2737" w:type="dxa"/>
            <w:tcBorders>
              <w:top w:val="nil"/>
              <w:left w:val="nil"/>
              <w:bottom w:val="single" w:sz="8" w:space="0" w:color="auto"/>
              <w:right w:val="single" w:sz="8" w:space="0" w:color="auto"/>
            </w:tcBorders>
            <w:vAlign w:val="center"/>
            <w:hideMark/>
          </w:tcPr>
          <w:p w14:paraId="17430EE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SUMEET ARORA</w:t>
            </w:r>
          </w:p>
        </w:tc>
        <w:tc>
          <w:tcPr>
            <w:tcW w:w="1465" w:type="dxa"/>
            <w:tcBorders>
              <w:top w:val="nil"/>
              <w:left w:val="nil"/>
              <w:bottom w:val="single" w:sz="8" w:space="0" w:color="auto"/>
              <w:right w:val="single" w:sz="8" w:space="0" w:color="auto"/>
            </w:tcBorders>
            <w:vAlign w:val="center"/>
            <w:hideMark/>
          </w:tcPr>
          <w:p w14:paraId="029FF71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STEVE LAMBERT</w:t>
            </w:r>
          </w:p>
        </w:tc>
      </w:tr>
      <w:tr w:rsidR="003F664A" w:rsidRPr="00630201" w14:paraId="34A4042E"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53AA67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43</w:t>
            </w:r>
          </w:p>
        </w:tc>
        <w:tc>
          <w:tcPr>
            <w:tcW w:w="2531" w:type="dxa"/>
            <w:tcBorders>
              <w:top w:val="nil"/>
              <w:left w:val="nil"/>
              <w:bottom w:val="single" w:sz="4" w:space="0" w:color="auto"/>
              <w:right w:val="single" w:sz="4" w:space="0" w:color="auto"/>
            </w:tcBorders>
            <w:vAlign w:val="center"/>
            <w:hideMark/>
          </w:tcPr>
          <w:p w14:paraId="1611247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HRISHIKESH SURESH BASA</w:t>
            </w:r>
          </w:p>
        </w:tc>
        <w:tc>
          <w:tcPr>
            <w:tcW w:w="1404" w:type="dxa"/>
            <w:tcBorders>
              <w:top w:val="nil"/>
              <w:left w:val="nil"/>
              <w:bottom w:val="single" w:sz="4" w:space="0" w:color="auto"/>
              <w:right w:val="single" w:sz="4" w:space="0" w:color="auto"/>
            </w:tcBorders>
            <w:vAlign w:val="center"/>
            <w:hideMark/>
          </w:tcPr>
          <w:p w14:paraId="2AB1693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31D1C7E"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EDB079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191</w:t>
            </w:r>
          </w:p>
        </w:tc>
        <w:tc>
          <w:tcPr>
            <w:tcW w:w="2737" w:type="dxa"/>
            <w:tcBorders>
              <w:top w:val="nil"/>
              <w:left w:val="nil"/>
              <w:bottom w:val="single" w:sz="8" w:space="0" w:color="auto"/>
              <w:right w:val="single" w:sz="8" w:space="0" w:color="auto"/>
            </w:tcBorders>
            <w:shd w:val="clear" w:color="000000" w:fill="FFFFFF"/>
            <w:vAlign w:val="center"/>
            <w:hideMark/>
          </w:tcPr>
          <w:p w14:paraId="73BFACA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SURESH KUMAR NAMBIRAJ</w:t>
            </w:r>
          </w:p>
        </w:tc>
        <w:tc>
          <w:tcPr>
            <w:tcW w:w="1465" w:type="dxa"/>
            <w:tcBorders>
              <w:top w:val="nil"/>
              <w:left w:val="nil"/>
              <w:bottom w:val="single" w:sz="8" w:space="0" w:color="auto"/>
              <w:right w:val="single" w:sz="8" w:space="0" w:color="auto"/>
            </w:tcBorders>
            <w:shd w:val="clear" w:color="000000" w:fill="FFFFFF"/>
            <w:vAlign w:val="center"/>
            <w:hideMark/>
          </w:tcPr>
          <w:p w14:paraId="1B4EAF3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SILVESTER JONES</w:t>
            </w:r>
          </w:p>
        </w:tc>
      </w:tr>
      <w:tr w:rsidR="003F664A" w:rsidRPr="00630201" w14:paraId="27031425" w14:textId="77777777" w:rsidTr="008E279B">
        <w:trPr>
          <w:gridAfter w:val="1"/>
          <w:wAfter w:w="222" w:type="dxa"/>
          <w:trHeight w:val="315"/>
        </w:trPr>
        <w:tc>
          <w:tcPr>
            <w:tcW w:w="552" w:type="dxa"/>
            <w:vMerge w:val="restart"/>
            <w:tcBorders>
              <w:top w:val="nil"/>
              <w:left w:val="single" w:sz="4" w:space="0" w:color="auto"/>
              <w:bottom w:val="single" w:sz="4" w:space="0" w:color="000000"/>
              <w:right w:val="single" w:sz="4" w:space="0" w:color="auto"/>
            </w:tcBorders>
            <w:vAlign w:val="center"/>
            <w:hideMark/>
          </w:tcPr>
          <w:p w14:paraId="13412B96"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44</w:t>
            </w:r>
          </w:p>
        </w:tc>
        <w:tc>
          <w:tcPr>
            <w:tcW w:w="2531" w:type="dxa"/>
            <w:vMerge w:val="restart"/>
            <w:tcBorders>
              <w:top w:val="nil"/>
              <w:left w:val="single" w:sz="4" w:space="0" w:color="auto"/>
              <w:bottom w:val="single" w:sz="4" w:space="0" w:color="000000"/>
              <w:right w:val="single" w:sz="4" w:space="0" w:color="auto"/>
            </w:tcBorders>
            <w:vAlign w:val="center"/>
            <w:hideMark/>
          </w:tcPr>
          <w:p w14:paraId="4631C8E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IRFAN SAYYED</w:t>
            </w:r>
          </w:p>
        </w:tc>
        <w:tc>
          <w:tcPr>
            <w:tcW w:w="1404" w:type="dxa"/>
            <w:tcBorders>
              <w:top w:val="nil"/>
              <w:left w:val="nil"/>
              <w:bottom w:val="single" w:sz="4" w:space="0" w:color="auto"/>
              <w:right w:val="single" w:sz="4" w:space="0" w:color="auto"/>
            </w:tcBorders>
            <w:vAlign w:val="center"/>
            <w:hideMark/>
          </w:tcPr>
          <w:p w14:paraId="7EF5DEB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IAN ROGERS /</w:t>
            </w:r>
          </w:p>
        </w:tc>
        <w:tc>
          <w:tcPr>
            <w:tcW w:w="916" w:type="dxa"/>
            <w:tcBorders>
              <w:top w:val="nil"/>
              <w:left w:val="nil"/>
              <w:bottom w:val="nil"/>
              <w:right w:val="nil"/>
            </w:tcBorders>
            <w:vAlign w:val="center"/>
            <w:hideMark/>
          </w:tcPr>
          <w:p w14:paraId="396F3D7F"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B97119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192</w:t>
            </w:r>
          </w:p>
        </w:tc>
        <w:tc>
          <w:tcPr>
            <w:tcW w:w="2737" w:type="dxa"/>
            <w:tcBorders>
              <w:top w:val="nil"/>
              <w:left w:val="nil"/>
              <w:bottom w:val="single" w:sz="8" w:space="0" w:color="auto"/>
              <w:right w:val="single" w:sz="8" w:space="0" w:color="auto"/>
            </w:tcBorders>
            <w:vAlign w:val="center"/>
            <w:hideMark/>
          </w:tcPr>
          <w:p w14:paraId="6D89DF1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TANMAY TUSHAR KOSKE</w:t>
            </w:r>
          </w:p>
        </w:tc>
        <w:tc>
          <w:tcPr>
            <w:tcW w:w="1465" w:type="dxa"/>
            <w:tcBorders>
              <w:top w:val="nil"/>
              <w:left w:val="nil"/>
              <w:bottom w:val="single" w:sz="8" w:space="0" w:color="auto"/>
              <w:right w:val="single" w:sz="8" w:space="0" w:color="auto"/>
            </w:tcBorders>
            <w:vAlign w:val="center"/>
            <w:hideMark/>
          </w:tcPr>
          <w:p w14:paraId="5D4123B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2B82CA27" w14:textId="77777777" w:rsidTr="008E279B">
        <w:trPr>
          <w:gridAfter w:val="1"/>
          <w:wAfter w:w="222" w:type="dxa"/>
          <w:trHeight w:val="525"/>
        </w:trPr>
        <w:tc>
          <w:tcPr>
            <w:tcW w:w="552" w:type="dxa"/>
            <w:vMerge/>
            <w:tcBorders>
              <w:top w:val="nil"/>
              <w:left w:val="single" w:sz="4" w:space="0" w:color="auto"/>
              <w:bottom w:val="single" w:sz="4" w:space="0" w:color="000000"/>
              <w:right w:val="single" w:sz="4" w:space="0" w:color="auto"/>
            </w:tcBorders>
            <w:vAlign w:val="center"/>
            <w:hideMark/>
          </w:tcPr>
          <w:p w14:paraId="3C2896EC" w14:textId="77777777" w:rsidR="003F664A" w:rsidRPr="00630201" w:rsidRDefault="003F664A" w:rsidP="008E279B">
            <w:pPr>
              <w:rPr>
                <w:rFonts w:ascii="Calibri" w:hAnsi="Calibri" w:cs="Calibri"/>
                <w:color w:val="000000"/>
                <w:sz w:val="22"/>
                <w:szCs w:val="22"/>
              </w:rPr>
            </w:pPr>
          </w:p>
        </w:tc>
        <w:tc>
          <w:tcPr>
            <w:tcW w:w="2531" w:type="dxa"/>
            <w:vMerge/>
            <w:tcBorders>
              <w:top w:val="nil"/>
              <w:left w:val="single" w:sz="4" w:space="0" w:color="auto"/>
              <w:bottom w:val="single" w:sz="4" w:space="0" w:color="000000"/>
              <w:right w:val="single" w:sz="4" w:space="0" w:color="auto"/>
            </w:tcBorders>
            <w:vAlign w:val="center"/>
            <w:hideMark/>
          </w:tcPr>
          <w:p w14:paraId="7C32C082" w14:textId="77777777" w:rsidR="003F664A" w:rsidRPr="00630201" w:rsidRDefault="003F664A" w:rsidP="008E279B">
            <w:pPr>
              <w:rPr>
                <w:rFonts w:ascii="Bahnschrift SemiLight SemiConde" w:hAnsi="Bahnschrift SemiLight SemiConde" w:cs="Calibri"/>
                <w:color w:val="000000"/>
                <w:sz w:val="20"/>
                <w:szCs w:val="20"/>
              </w:rPr>
            </w:pPr>
          </w:p>
        </w:tc>
        <w:tc>
          <w:tcPr>
            <w:tcW w:w="1404" w:type="dxa"/>
            <w:tcBorders>
              <w:top w:val="nil"/>
              <w:left w:val="nil"/>
              <w:bottom w:val="single" w:sz="4" w:space="0" w:color="auto"/>
              <w:right w:val="single" w:sz="4" w:space="0" w:color="auto"/>
            </w:tcBorders>
            <w:vAlign w:val="center"/>
            <w:hideMark/>
          </w:tcPr>
          <w:p w14:paraId="4210473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IAN RODGERS</w:t>
            </w:r>
          </w:p>
        </w:tc>
        <w:tc>
          <w:tcPr>
            <w:tcW w:w="916" w:type="dxa"/>
            <w:tcBorders>
              <w:top w:val="nil"/>
              <w:left w:val="nil"/>
              <w:bottom w:val="nil"/>
              <w:right w:val="nil"/>
            </w:tcBorders>
            <w:vAlign w:val="center"/>
            <w:hideMark/>
          </w:tcPr>
          <w:p w14:paraId="0588085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EB45D1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193</w:t>
            </w:r>
          </w:p>
        </w:tc>
        <w:tc>
          <w:tcPr>
            <w:tcW w:w="2737" w:type="dxa"/>
            <w:tcBorders>
              <w:top w:val="nil"/>
              <w:left w:val="nil"/>
              <w:bottom w:val="single" w:sz="8" w:space="0" w:color="auto"/>
              <w:right w:val="single" w:sz="8" w:space="0" w:color="auto"/>
            </w:tcBorders>
            <w:shd w:val="clear" w:color="000000" w:fill="FFFFFF"/>
            <w:vAlign w:val="center"/>
            <w:hideMark/>
          </w:tcPr>
          <w:p w14:paraId="7863849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UDAY CHETAN MUDRA</w:t>
            </w:r>
          </w:p>
        </w:tc>
        <w:tc>
          <w:tcPr>
            <w:tcW w:w="1465" w:type="dxa"/>
            <w:tcBorders>
              <w:top w:val="nil"/>
              <w:left w:val="nil"/>
              <w:bottom w:val="single" w:sz="8" w:space="0" w:color="auto"/>
              <w:right w:val="single" w:sz="8" w:space="0" w:color="auto"/>
            </w:tcBorders>
            <w:shd w:val="clear" w:color="000000" w:fill="FFFFFF"/>
            <w:vAlign w:val="center"/>
            <w:hideMark/>
          </w:tcPr>
          <w:p w14:paraId="1CE22A7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ULRICH ALEXANDER</w:t>
            </w:r>
          </w:p>
        </w:tc>
      </w:tr>
      <w:tr w:rsidR="003F664A" w:rsidRPr="00630201" w14:paraId="08616C7F"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53920E3D"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45</w:t>
            </w:r>
          </w:p>
        </w:tc>
        <w:tc>
          <w:tcPr>
            <w:tcW w:w="2531" w:type="dxa"/>
            <w:tcBorders>
              <w:top w:val="nil"/>
              <w:left w:val="nil"/>
              <w:bottom w:val="single" w:sz="4" w:space="0" w:color="auto"/>
              <w:right w:val="single" w:sz="4" w:space="0" w:color="auto"/>
            </w:tcBorders>
            <w:vAlign w:val="center"/>
            <w:hideMark/>
          </w:tcPr>
          <w:p w14:paraId="25390C5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JATIN SHARAD KUMAR RANPURA</w:t>
            </w:r>
          </w:p>
        </w:tc>
        <w:tc>
          <w:tcPr>
            <w:tcW w:w="1404" w:type="dxa"/>
            <w:tcBorders>
              <w:top w:val="nil"/>
              <w:left w:val="nil"/>
              <w:bottom w:val="single" w:sz="4" w:space="0" w:color="auto"/>
              <w:right w:val="single" w:sz="4" w:space="0" w:color="auto"/>
            </w:tcBorders>
            <w:vAlign w:val="center"/>
            <w:hideMark/>
          </w:tcPr>
          <w:p w14:paraId="189BE2D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JUSTIN RODRIGUEZ</w:t>
            </w:r>
          </w:p>
        </w:tc>
        <w:tc>
          <w:tcPr>
            <w:tcW w:w="916" w:type="dxa"/>
            <w:tcBorders>
              <w:top w:val="nil"/>
              <w:left w:val="nil"/>
              <w:bottom w:val="nil"/>
              <w:right w:val="nil"/>
            </w:tcBorders>
            <w:vAlign w:val="center"/>
            <w:hideMark/>
          </w:tcPr>
          <w:p w14:paraId="2F5B1007"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382AAE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194</w:t>
            </w:r>
          </w:p>
        </w:tc>
        <w:tc>
          <w:tcPr>
            <w:tcW w:w="2737" w:type="dxa"/>
            <w:tcBorders>
              <w:top w:val="nil"/>
              <w:left w:val="nil"/>
              <w:bottom w:val="single" w:sz="8" w:space="0" w:color="auto"/>
              <w:right w:val="single" w:sz="8" w:space="0" w:color="auto"/>
            </w:tcBorders>
            <w:vAlign w:val="center"/>
            <w:hideMark/>
          </w:tcPr>
          <w:p w14:paraId="56E3D30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VAIBHAV BHANDORIA</w:t>
            </w:r>
          </w:p>
        </w:tc>
        <w:tc>
          <w:tcPr>
            <w:tcW w:w="1465" w:type="dxa"/>
            <w:tcBorders>
              <w:top w:val="nil"/>
              <w:left w:val="nil"/>
              <w:bottom w:val="single" w:sz="8" w:space="0" w:color="auto"/>
              <w:right w:val="single" w:sz="8" w:space="0" w:color="auto"/>
            </w:tcBorders>
            <w:vAlign w:val="center"/>
            <w:hideMark/>
          </w:tcPr>
          <w:p w14:paraId="7D24D08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VICTOR BELL</w:t>
            </w:r>
          </w:p>
        </w:tc>
      </w:tr>
      <w:tr w:rsidR="003F664A" w:rsidRPr="00630201" w14:paraId="404FE8A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C8BEB54"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lastRenderedPageBreak/>
              <w:t>46</w:t>
            </w:r>
          </w:p>
        </w:tc>
        <w:tc>
          <w:tcPr>
            <w:tcW w:w="2531" w:type="dxa"/>
            <w:tcBorders>
              <w:top w:val="nil"/>
              <w:left w:val="nil"/>
              <w:bottom w:val="single" w:sz="4" w:space="0" w:color="auto"/>
              <w:right w:val="single" w:sz="4" w:space="0" w:color="auto"/>
            </w:tcBorders>
            <w:vAlign w:val="center"/>
            <w:hideMark/>
          </w:tcPr>
          <w:p w14:paraId="3ECFA8E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JISHIN CHACKO</w:t>
            </w:r>
          </w:p>
        </w:tc>
        <w:tc>
          <w:tcPr>
            <w:tcW w:w="1404" w:type="dxa"/>
            <w:tcBorders>
              <w:top w:val="nil"/>
              <w:left w:val="nil"/>
              <w:bottom w:val="single" w:sz="4" w:space="0" w:color="auto"/>
              <w:right w:val="single" w:sz="4" w:space="0" w:color="auto"/>
            </w:tcBorders>
            <w:vAlign w:val="center"/>
            <w:hideMark/>
          </w:tcPr>
          <w:p w14:paraId="3F900A1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3DF586A"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A4FA85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195</w:t>
            </w:r>
          </w:p>
        </w:tc>
        <w:tc>
          <w:tcPr>
            <w:tcW w:w="2737" w:type="dxa"/>
            <w:tcBorders>
              <w:top w:val="nil"/>
              <w:left w:val="nil"/>
              <w:bottom w:val="single" w:sz="8" w:space="0" w:color="auto"/>
              <w:right w:val="single" w:sz="8" w:space="0" w:color="auto"/>
            </w:tcBorders>
            <w:vAlign w:val="center"/>
            <w:hideMark/>
          </w:tcPr>
          <w:p w14:paraId="5CFAA0B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VANITA AMBAJI BINGUNDI</w:t>
            </w:r>
          </w:p>
        </w:tc>
        <w:tc>
          <w:tcPr>
            <w:tcW w:w="1465" w:type="dxa"/>
            <w:tcBorders>
              <w:top w:val="nil"/>
              <w:left w:val="nil"/>
              <w:bottom w:val="single" w:sz="8" w:space="0" w:color="auto"/>
              <w:right w:val="single" w:sz="8" w:space="0" w:color="auto"/>
            </w:tcBorders>
            <w:vAlign w:val="center"/>
            <w:hideMark/>
          </w:tcPr>
          <w:p w14:paraId="15F3AD6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353BB567"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49C931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47</w:t>
            </w:r>
          </w:p>
        </w:tc>
        <w:tc>
          <w:tcPr>
            <w:tcW w:w="2531" w:type="dxa"/>
            <w:tcBorders>
              <w:top w:val="nil"/>
              <w:left w:val="nil"/>
              <w:bottom w:val="single" w:sz="4" w:space="0" w:color="auto"/>
              <w:right w:val="single" w:sz="4" w:space="0" w:color="auto"/>
            </w:tcBorders>
            <w:vAlign w:val="center"/>
            <w:hideMark/>
          </w:tcPr>
          <w:p w14:paraId="15C416C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JITENDRA GHARE</w:t>
            </w:r>
          </w:p>
        </w:tc>
        <w:tc>
          <w:tcPr>
            <w:tcW w:w="1404" w:type="dxa"/>
            <w:tcBorders>
              <w:top w:val="nil"/>
              <w:left w:val="nil"/>
              <w:bottom w:val="single" w:sz="4" w:space="0" w:color="auto"/>
              <w:right w:val="single" w:sz="4" w:space="0" w:color="auto"/>
            </w:tcBorders>
            <w:vAlign w:val="center"/>
            <w:hideMark/>
          </w:tcPr>
          <w:p w14:paraId="1EAA8AF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JIM HART</w:t>
            </w:r>
          </w:p>
        </w:tc>
        <w:tc>
          <w:tcPr>
            <w:tcW w:w="916" w:type="dxa"/>
            <w:tcBorders>
              <w:top w:val="nil"/>
              <w:left w:val="nil"/>
              <w:bottom w:val="nil"/>
              <w:right w:val="nil"/>
            </w:tcBorders>
            <w:vAlign w:val="center"/>
            <w:hideMark/>
          </w:tcPr>
          <w:p w14:paraId="0FA1E1D4"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061290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196</w:t>
            </w:r>
          </w:p>
        </w:tc>
        <w:tc>
          <w:tcPr>
            <w:tcW w:w="2737" w:type="dxa"/>
            <w:tcBorders>
              <w:top w:val="nil"/>
              <w:left w:val="nil"/>
              <w:bottom w:val="single" w:sz="8" w:space="0" w:color="auto"/>
              <w:right w:val="single" w:sz="8" w:space="0" w:color="auto"/>
            </w:tcBorders>
            <w:vAlign w:val="center"/>
            <w:hideMark/>
          </w:tcPr>
          <w:p w14:paraId="3A70C9E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VENKATESH GANESH PILLAI</w:t>
            </w:r>
          </w:p>
        </w:tc>
        <w:tc>
          <w:tcPr>
            <w:tcW w:w="1465" w:type="dxa"/>
            <w:tcBorders>
              <w:top w:val="nil"/>
              <w:left w:val="nil"/>
              <w:bottom w:val="single" w:sz="8" w:space="0" w:color="auto"/>
              <w:right w:val="single" w:sz="8" w:space="0" w:color="auto"/>
            </w:tcBorders>
            <w:vAlign w:val="center"/>
            <w:hideMark/>
          </w:tcPr>
          <w:p w14:paraId="13FEE8F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F17CDE4"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EAB0550"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48</w:t>
            </w:r>
          </w:p>
        </w:tc>
        <w:tc>
          <w:tcPr>
            <w:tcW w:w="2531" w:type="dxa"/>
            <w:tcBorders>
              <w:top w:val="nil"/>
              <w:left w:val="nil"/>
              <w:bottom w:val="single" w:sz="4" w:space="0" w:color="auto"/>
              <w:right w:val="single" w:sz="4" w:space="0" w:color="auto"/>
            </w:tcBorders>
            <w:vAlign w:val="center"/>
            <w:hideMark/>
          </w:tcPr>
          <w:p w14:paraId="11F7A03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JOSEPH DEEPAK GAIKWAD</w:t>
            </w:r>
          </w:p>
        </w:tc>
        <w:tc>
          <w:tcPr>
            <w:tcW w:w="1404" w:type="dxa"/>
            <w:tcBorders>
              <w:top w:val="nil"/>
              <w:left w:val="nil"/>
              <w:bottom w:val="single" w:sz="4" w:space="0" w:color="auto"/>
              <w:right w:val="single" w:sz="4" w:space="0" w:color="auto"/>
            </w:tcBorders>
            <w:vAlign w:val="center"/>
            <w:hideMark/>
          </w:tcPr>
          <w:p w14:paraId="63C907E9" w14:textId="77777777" w:rsidR="003F664A" w:rsidRPr="00630201" w:rsidRDefault="003F664A" w:rsidP="008E279B">
            <w:pPr>
              <w:jc w:val="cente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Robert Williams</w:t>
            </w:r>
          </w:p>
        </w:tc>
        <w:tc>
          <w:tcPr>
            <w:tcW w:w="916" w:type="dxa"/>
            <w:tcBorders>
              <w:top w:val="nil"/>
              <w:left w:val="nil"/>
              <w:bottom w:val="nil"/>
              <w:right w:val="nil"/>
            </w:tcBorders>
            <w:vAlign w:val="center"/>
            <w:hideMark/>
          </w:tcPr>
          <w:p w14:paraId="3241518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EE0B63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197</w:t>
            </w:r>
          </w:p>
        </w:tc>
        <w:tc>
          <w:tcPr>
            <w:tcW w:w="2737" w:type="dxa"/>
            <w:tcBorders>
              <w:top w:val="nil"/>
              <w:left w:val="nil"/>
              <w:bottom w:val="single" w:sz="8" w:space="0" w:color="auto"/>
              <w:right w:val="single" w:sz="8" w:space="0" w:color="auto"/>
            </w:tcBorders>
            <w:vAlign w:val="center"/>
            <w:hideMark/>
          </w:tcPr>
          <w:p w14:paraId="5DBBAC4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VIJAY SAWANT</w:t>
            </w:r>
          </w:p>
        </w:tc>
        <w:tc>
          <w:tcPr>
            <w:tcW w:w="1465" w:type="dxa"/>
            <w:tcBorders>
              <w:top w:val="nil"/>
              <w:left w:val="nil"/>
              <w:bottom w:val="single" w:sz="8" w:space="0" w:color="auto"/>
              <w:right w:val="single" w:sz="8" w:space="0" w:color="auto"/>
            </w:tcBorders>
            <w:vAlign w:val="center"/>
            <w:hideMark/>
          </w:tcPr>
          <w:p w14:paraId="03CD1E8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0CA65D0"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7F42A946"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49</w:t>
            </w:r>
          </w:p>
        </w:tc>
        <w:tc>
          <w:tcPr>
            <w:tcW w:w="2531" w:type="dxa"/>
            <w:tcBorders>
              <w:top w:val="nil"/>
              <w:left w:val="nil"/>
              <w:bottom w:val="single" w:sz="4" w:space="0" w:color="auto"/>
              <w:right w:val="single" w:sz="4" w:space="0" w:color="auto"/>
            </w:tcBorders>
            <w:vAlign w:val="center"/>
            <w:hideMark/>
          </w:tcPr>
          <w:p w14:paraId="3B64CF9A"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KADMBARI GIRISH WAGH</w:t>
            </w:r>
          </w:p>
        </w:tc>
        <w:tc>
          <w:tcPr>
            <w:tcW w:w="1404" w:type="dxa"/>
            <w:tcBorders>
              <w:top w:val="nil"/>
              <w:left w:val="nil"/>
              <w:bottom w:val="single" w:sz="4" w:space="0" w:color="auto"/>
              <w:right w:val="single" w:sz="4" w:space="0" w:color="auto"/>
            </w:tcBorders>
            <w:vAlign w:val="center"/>
            <w:hideMark/>
          </w:tcPr>
          <w:p w14:paraId="257D137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A5FE7B6"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C490F2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198</w:t>
            </w:r>
          </w:p>
        </w:tc>
        <w:tc>
          <w:tcPr>
            <w:tcW w:w="2737" w:type="dxa"/>
            <w:tcBorders>
              <w:top w:val="nil"/>
              <w:left w:val="nil"/>
              <w:bottom w:val="single" w:sz="8" w:space="0" w:color="auto"/>
              <w:right w:val="single" w:sz="8" w:space="0" w:color="auto"/>
            </w:tcBorders>
            <w:vAlign w:val="center"/>
            <w:hideMark/>
          </w:tcPr>
          <w:p w14:paraId="79D7236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VIJAY VITKARE</w:t>
            </w:r>
          </w:p>
        </w:tc>
        <w:tc>
          <w:tcPr>
            <w:tcW w:w="1465" w:type="dxa"/>
            <w:tcBorders>
              <w:top w:val="nil"/>
              <w:left w:val="nil"/>
              <w:bottom w:val="single" w:sz="8" w:space="0" w:color="auto"/>
              <w:right w:val="single" w:sz="8" w:space="0" w:color="auto"/>
            </w:tcBorders>
            <w:vAlign w:val="center"/>
            <w:hideMark/>
          </w:tcPr>
          <w:p w14:paraId="4D77321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VIVIAN VIRGIL</w:t>
            </w:r>
          </w:p>
        </w:tc>
      </w:tr>
      <w:tr w:rsidR="003F664A" w:rsidRPr="00630201" w14:paraId="5658F75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FB0D041"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50</w:t>
            </w:r>
          </w:p>
        </w:tc>
        <w:tc>
          <w:tcPr>
            <w:tcW w:w="2531" w:type="dxa"/>
            <w:tcBorders>
              <w:top w:val="nil"/>
              <w:left w:val="nil"/>
              <w:bottom w:val="single" w:sz="4" w:space="0" w:color="auto"/>
              <w:right w:val="single" w:sz="4" w:space="0" w:color="auto"/>
            </w:tcBorders>
            <w:vAlign w:val="center"/>
            <w:hideMark/>
          </w:tcPr>
          <w:p w14:paraId="5D32127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KAILAS RAMHARI KAMBLE</w:t>
            </w:r>
          </w:p>
        </w:tc>
        <w:tc>
          <w:tcPr>
            <w:tcW w:w="1404" w:type="dxa"/>
            <w:tcBorders>
              <w:top w:val="nil"/>
              <w:left w:val="nil"/>
              <w:bottom w:val="single" w:sz="4" w:space="0" w:color="auto"/>
              <w:right w:val="single" w:sz="4" w:space="0" w:color="auto"/>
            </w:tcBorders>
            <w:vAlign w:val="center"/>
            <w:hideMark/>
          </w:tcPr>
          <w:p w14:paraId="64FB830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FDE599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01EE81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199</w:t>
            </w:r>
          </w:p>
        </w:tc>
        <w:tc>
          <w:tcPr>
            <w:tcW w:w="2737" w:type="dxa"/>
            <w:tcBorders>
              <w:top w:val="nil"/>
              <w:left w:val="nil"/>
              <w:bottom w:val="single" w:sz="8" w:space="0" w:color="auto"/>
              <w:right w:val="single" w:sz="8" w:space="0" w:color="auto"/>
            </w:tcBorders>
            <w:vAlign w:val="center"/>
            <w:hideMark/>
          </w:tcPr>
          <w:p w14:paraId="2CBAA11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VINAY SAHU</w:t>
            </w:r>
          </w:p>
        </w:tc>
        <w:tc>
          <w:tcPr>
            <w:tcW w:w="1465" w:type="dxa"/>
            <w:tcBorders>
              <w:top w:val="nil"/>
              <w:left w:val="nil"/>
              <w:bottom w:val="single" w:sz="8" w:space="0" w:color="auto"/>
              <w:right w:val="single" w:sz="8" w:space="0" w:color="auto"/>
            </w:tcBorders>
            <w:vAlign w:val="center"/>
            <w:hideMark/>
          </w:tcPr>
          <w:p w14:paraId="0EC27D9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VIKTOR SMITH</w:t>
            </w:r>
            <w:r w:rsidRPr="00E45976">
              <w:rPr>
                <w:rFonts w:ascii="Bahnschrift SemiLight SemiConde" w:hAnsi="Bahnschrift SemiLight SemiConde" w:cs="Calibri"/>
                <w:color w:val="000000"/>
                <w:sz w:val="20"/>
                <w:szCs w:val="20"/>
              </w:rPr>
              <w:t>/ Vedan Sharma</w:t>
            </w:r>
          </w:p>
        </w:tc>
      </w:tr>
      <w:tr w:rsidR="003F664A" w:rsidRPr="00630201" w14:paraId="6F47052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2E151374"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51</w:t>
            </w:r>
          </w:p>
        </w:tc>
        <w:tc>
          <w:tcPr>
            <w:tcW w:w="2531" w:type="dxa"/>
            <w:tcBorders>
              <w:top w:val="nil"/>
              <w:left w:val="nil"/>
              <w:bottom w:val="single" w:sz="4" w:space="0" w:color="auto"/>
              <w:right w:val="single" w:sz="4" w:space="0" w:color="auto"/>
            </w:tcBorders>
            <w:vAlign w:val="center"/>
            <w:hideMark/>
          </w:tcPr>
          <w:p w14:paraId="79981CF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KARAN SHARAD SHARMA</w:t>
            </w:r>
          </w:p>
        </w:tc>
        <w:tc>
          <w:tcPr>
            <w:tcW w:w="1404" w:type="dxa"/>
            <w:tcBorders>
              <w:top w:val="nil"/>
              <w:left w:val="nil"/>
              <w:bottom w:val="single" w:sz="4" w:space="0" w:color="auto"/>
              <w:right w:val="single" w:sz="4" w:space="0" w:color="auto"/>
            </w:tcBorders>
            <w:vAlign w:val="center"/>
            <w:hideMark/>
          </w:tcPr>
          <w:p w14:paraId="5B9CD33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KELVIN JONES</w:t>
            </w:r>
          </w:p>
        </w:tc>
        <w:tc>
          <w:tcPr>
            <w:tcW w:w="916" w:type="dxa"/>
            <w:tcBorders>
              <w:top w:val="nil"/>
              <w:left w:val="nil"/>
              <w:bottom w:val="nil"/>
              <w:right w:val="nil"/>
            </w:tcBorders>
            <w:vAlign w:val="center"/>
            <w:hideMark/>
          </w:tcPr>
          <w:p w14:paraId="2A5F3BD9"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287B20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200</w:t>
            </w:r>
          </w:p>
        </w:tc>
        <w:tc>
          <w:tcPr>
            <w:tcW w:w="2737" w:type="dxa"/>
            <w:tcBorders>
              <w:top w:val="nil"/>
              <w:left w:val="nil"/>
              <w:bottom w:val="single" w:sz="8" w:space="0" w:color="auto"/>
              <w:right w:val="single" w:sz="8" w:space="0" w:color="auto"/>
            </w:tcBorders>
            <w:vAlign w:val="center"/>
            <w:hideMark/>
          </w:tcPr>
          <w:p w14:paraId="4AC560E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VINOD RAMESH RANE</w:t>
            </w:r>
          </w:p>
        </w:tc>
        <w:tc>
          <w:tcPr>
            <w:tcW w:w="1465" w:type="dxa"/>
            <w:tcBorders>
              <w:top w:val="nil"/>
              <w:left w:val="nil"/>
              <w:bottom w:val="single" w:sz="8" w:space="0" w:color="auto"/>
              <w:right w:val="single" w:sz="8" w:space="0" w:color="auto"/>
            </w:tcBorders>
            <w:vAlign w:val="center"/>
            <w:hideMark/>
          </w:tcPr>
          <w:p w14:paraId="1122634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Mike Evans </w:t>
            </w:r>
          </w:p>
        </w:tc>
      </w:tr>
      <w:tr w:rsidR="003F664A" w:rsidRPr="00630201" w14:paraId="38EA7B65"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29CFCF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52</w:t>
            </w:r>
          </w:p>
        </w:tc>
        <w:tc>
          <w:tcPr>
            <w:tcW w:w="2531" w:type="dxa"/>
            <w:tcBorders>
              <w:top w:val="nil"/>
              <w:left w:val="nil"/>
              <w:bottom w:val="single" w:sz="4" w:space="0" w:color="auto"/>
              <w:right w:val="single" w:sz="4" w:space="0" w:color="auto"/>
            </w:tcBorders>
            <w:vAlign w:val="center"/>
            <w:hideMark/>
          </w:tcPr>
          <w:p w14:paraId="2BA13CEA"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KARTHIKEYAN K</w:t>
            </w:r>
          </w:p>
        </w:tc>
        <w:tc>
          <w:tcPr>
            <w:tcW w:w="1404" w:type="dxa"/>
            <w:tcBorders>
              <w:top w:val="nil"/>
              <w:left w:val="nil"/>
              <w:bottom w:val="single" w:sz="4" w:space="0" w:color="auto"/>
              <w:right w:val="single" w:sz="4" w:space="0" w:color="auto"/>
            </w:tcBorders>
            <w:vAlign w:val="center"/>
            <w:hideMark/>
          </w:tcPr>
          <w:p w14:paraId="63AAA4C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KEVIN KINGSTON</w:t>
            </w:r>
            <w:r w:rsidRPr="00E45976">
              <w:rPr>
                <w:rFonts w:ascii="Bahnschrift SemiLight SemiConde" w:hAnsi="Bahnschrift SemiLight SemiConde" w:cs="Calibri"/>
                <w:color w:val="000000"/>
                <w:sz w:val="20"/>
                <w:szCs w:val="20"/>
              </w:rPr>
              <w:t>/ Kartik Kumar</w:t>
            </w:r>
          </w:p>
        </w:tc>
        <w:tc>
          <w:tcPr>
            <w:tcW w:w="916" w:type="dxa"/>
            <w:tcBorders>
              <w:top w:val="nil"/>
              <w:left w:val="nil"/>
              <w:bottom w:val="nil"/>
              <w:right w:val="nil"/>
            </w:tcBorders>
            <w:vAlign w:val="center"/>
            <w:hideMark/>
          </w:tcPr>
          <w:p w14:paraId="2480B3AC"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879A29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201</w:t>
            </w:r>
          </w:p>
        </w:tc>
        <w:tc>
          <w:tcPr>
            <w:tcW w:w="2737" w:type="dxa"/>
            <w:tcBorders>
              <w:top w:val="nil"/>
              <w:left w:val="nil"/>
              <w:bottom w:val="single" w:sz="8" w:space="0" w:color="auto"/>
              <w:right w:val="single" w:sz="8" w:space="0" w:color="auto"/>
            </w:tcBorders>
            <w:vAlign w:val="center"/>
            <w:hideMark/>
          </w:tcPr>
          <w:p w14:paraId="6D5FD4F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MICHAEL SPADACINO</w:t>
            </w:r>
          </w:p>
        </w:tc>
        <w:tc>
          <w:tcPr>
            <w:tcW w:w="1465" w:type="dxa"/>
            <w:tcBorders>
              <w:top w:val="nil"/>
              <w:left w:val="nil"/>
              <w:bottom w:val="single" w:sz="8" w:space="0" w:color="auto"/>
              <w:right w:val="single" w:sz="8" w:space="0" w:color="auto"/>
            </w:tcBorders>
            <w:vAlign w:val="center"/>
            <w:hideMark/>
          </w:tcPr>
          <w:p w14:paraId="107A250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216DEAA2"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68C97F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53</w:t>
            </w:r>
          </w:p>
        </w:tc>
        <w:tc>
          <w:tcPr>
            <w:tcW w:w="2531" w:type="dxa"/>
            <w:tcBorders>
              <w:top w:val="nil"/>
              <w:left w:val="nil"/>
              <w:bottom w:val="single" w:sz="4" w:space="0" w:color="auto"/>
              <w:right w:val="single" w:sz="4" w:space="0" w:color="auto"/>
            </w:tcBorders>
            <w:vAlign w:val="center"/>
            <w:hideMark/>
          </w:tcPr>
          <w:p w14:paraId="2AAF13D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KAVITA SANTOSH YENAPURE</w:t>
            </w:r>
          </w:p>
        </w:tc>
        <w:tc>
          <w:tcPr>
            <w:tcW w:w="1404" w:type="dxa"/>
            <w:tcBorders>
              <w:top w:val="nil"/>
              <w:left w:val="nil"/>
              <w:bottom w:val="single" w:sz="4" w:space="0" w:color="auto"/>
              <w:right w:val="single" w:sz="4" w:space="0" w:color="auto"/>
            </w:tcBorders>
            <w:vAlign w:val="center"/>
            <w:hideMark/>
          </w:tcPr>
          <w:p w14:paraId="1998AD3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1391056"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5347D6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202</w:t>
            </w:r>
          </w:p>
        </w:tc>
        <w:tc>
          <w:tcPr>
            <w:tcW w:w="2737" w:type="dxa"/>
            <w:tcBorders>
              <w:top w:val="nil"/>
              <w:left w:val="nil"/>
              <w:bottom w:val="single" w:sz="8" w:space="0" w:color="auto"/>
              <w:right w:val="single" w:sz="8" w:space="0" w:color="auto"/>
            </w:tcBorders>
            <w:vAlign w:val="center"/>
            <w:hideMark/>
          </w:tcPr>
          <w:p w14:paraId="59BC6B5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CHRIS WHEELER</w:t>
            </w:r>
          </w:p>
        </w:tc>
        <w:tc>
          <w:tcPr>
            <w:tcW w:w="1465" w:type="dxa"/>
            <w:tcBorders>
              <w:top w:val="nil"/>
              <w:left w:val="nil"/>
              <w:bottom w:val="single" w:sz="8" w:space="0" w:color="auto"/>
              <w:right w:val="single" w:sz="8" w:space="0" w:color="auto"/>
            </w:tcBorders>
            <w:vAlign w:val="center"/>
            <w:hideMark/>
          </w:tcPr>
          <w:p w14:paraId="2C6E603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1370D314"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0CF1BB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54</w:t>
            </w:r>
          </w:p>
        </w:tc>
        <w:tc>
          <w:tcPr>
            <w:tcW w:w="2531" w:type="dxa"/>
            <w:tcBorders>
              <w:top w:val="nil"/>
              <w:left w:val="nil"/>
              <w:bottom w:val="single" w:sz="4" w:space="0" w:color="auto"/>
              <w:right w:val="single" w:sz="4" w:space="0" w:color="auto"/>
            </w:tcBorders>
            <w:vAlign w:val="center"/>
            <w:hideMark/>
          </w:tcPr>
          <w:p w14:paraId="74675DFF"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KEDAR PETARE</w:t>
            </w:r>
          </w:p>
        </w:tc>
        <w:tc>
          <w:tcPr>
            <w:tcW w:w="1404" w:type="dxa"/>
            <w:tcBorders>
              <w:top w:val="nil"/>
              <w:left w:val="nil"/>
              <w:bottom w:val="single" w:sz="4" w:space="0" w:color="auto"/>
              <w:right w:val="single" w:sz="4" w:space="0" w:color="auto"/>
            </w:tcBorders>
            <w:vAlign w:val="center"/>
            <w:hideMark/>
          </w:tcPr>
          <w:p w14:paraId="3C8DFF0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2E7D0E34"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E969AE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203</w:t>
            </w:r>
          </w:p>
        </w:tc>
        <w:tc>
          <w:tcPr>
            <w:tcW w:w="2737" w:type="dxa"/>
            <w:tcBorders>
              <w:top w:val="nil"/>
              <w:left w:val="nil"/>
              <w:bottom w:val="single" w:sz="8" w:space="0" w:color="auto"/>
              <w:right w:val="single" w:sz="8" w:space="0" w:color="auto"/>
            </w:tcBorders>
            <w:shd w:val="clear" w:color="000000" w:fill="FFFFFF"/>
            <w:vAlign w:val="center"/>
            <w:hideMark/>
          </w:tcPr>
          <w:p w14:paraId="42C0C09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BURT CAMPBELL</w:t>
            </w:r>
          </w:p>
        </w:tc>
        <w:tc>
          <w:tcPr>
            <w:tcW w:w="1465" w:type="dxa"/>
            <w:tcBorders>
              <w:top w:val="nil"/>
              <w:left w:val="nil"/>
              <w:bottom w:val="single" w:sz="8" w:space="0" w:color="auto"/>
              <w:right w:val="single" w:sz="8" w:space="0" w:color="auto"/>
            </w:tcBorders>
            <w:shd w:val="clear" w:color="000000" w:fill="FFFFFF"/>
            <w:vAlign w:val="center"/>
            <w:hideMark/>
          </w:tcPr>
          <w:p w14:paraId="77A86D2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6B92E34"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A5E729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55</w:t>
            </w:r>
          </w:p>
        </w:tc>
        <w:tc>
          <w:tcPr>
            <w:tcW w:w="2531" w:type="dxa"/>
            <w:tcBorders>
              <w:top w:val="nil"/>
              <w:left w:val="nil"/>
              <w:bottom w:val="single" w:sz="4" w:space="0" w:color="auto"/>
              <w:right w:val="single" w:sz="4" w:space="0" w:color="auto"/>
            </w:tcBorders>
            <w:shd w:val="clear" w:color="000000" w:fill="FFFFFF"/>
            <w:vAlign w:val="center"/>
            <w:hideMark/>
          </w:tcPr>
          <w:p w14:paraId="445FF4C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KURT EATON</w:t>
            </w:r>
          </w:p>
        </w:tc>
        <w:tc>
          <w:tcPr>
            <w:tcW w:w="1404" w:type="dxa"/>
            <w:tcBorders>
              <w:top w:val="nil"/>
              <w:left w:val="nil"/>
              <w:bottom w:val="single" w:sz="4" w:space="0" w:color="auto"/>
              <w:right w:val="single" w:sz="4" w:space="0" w:color="auto"/>
            </w:tcBorders>
            <w:shd w:val="clear" w:color="000000" w:fill="FFFFFF"/>
            <w:vAlign w:val="center"/>
            <w:hideMark/>
          </w:tcPr>
          <w:p w14:paraId="303D9CC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14:paraId="46B36FA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6CCE535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204</w:t>
            </w:r>
          </w:p>
        </w:tc>
        <w:tc>
          <w:tcPr>
            <w:tcW w:w="2737" w:type="dxa"/>
            <w:tcBorders>
              <w:top w:val="nil"/>
              <w:left w:val="nil"/>
              <w:bottom w:val="single" w:sz="8" w:space="0" w:color="auto"/>
              <w:right w:val="single" w:sz="8" w:space="0" w:color="auto"/>
            </w:tcBorders>
            <w:vAlign w:val="center"/>
            <w:hideMark/>
          </w:tcPr>
          <w:p w14:paraId="425F56D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CHAD CARRIGAN</w:t>
            </w:r>
          </w:p>
        </w:tc>
        <w:tc>
          <w:tcPr>
            <w:tcW w:w="1465" w:type="dxa"/>
            <w:tcBorders>
              <w:top w:val="nil"/>
              <w:left w:val="nil"/>
              <w:bottom w:val="single" w:sz="8" w:space="0" w:color="auto"/>
              <w:right w:val="single" w:sz="8" w:space="0" w:color="auto"/>
            </w:tcBorders>
            <w:vAlign w:val="center"/>
            <w:hideMark/>
          </w:tcPr>
          <w:p w14:paraId="5E935F3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2D90FED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92E5D94"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56</w:t>
            </w:r>
          </w:p>
        </w:tc>
        <w:tc>
          <w:tcPr>
            <w:tcW w:w="2531" w:type="dxa"/>
            <w:tcBorders>
              <w:top w:val="nil"/>
              <w:left w:val="nil"/>
              <w:bottom w:val="single" w:sz="4" w:space="0" w:color="auto"/>
              <w:right w:val="single" w:sz="4" w:space="0" w:color="auto"/>
            </w:tcBorders>
            <w:vAlign w:val="center"/>
            <w:hideMark/>
          </w:tcPr>
          <w:p w14:paraId="22C8C4B1"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LOKESH J S</w:t>
            </w:r>
          </w:p>
        </w:tc>
        <w:tc>
          <w:tcPr>
            <w:tcW w:w="1404" w:type="dxa"/>
            <w:tcBorders>
              <w:top w:val="nil"/>
              <w:left w:val="nil"/>
              <w:bottom w:val="single" w:sz="4" w:space="0" w:color="auto"/>
              <w:right w:val="single" w:sz="4" w:space="0" w:color="auto"/>
            </w:tcBorders>
            <w:vAlign w:val="center"/>
            <w:hideMark/>
          </w:tcPr>
          <w:p w14:paraId="0B2E908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46C00F6"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E6D966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205</w:t>
            </w:r>
          </w:p>
        </w:tc>
        <w:tc>
          <w:tcPr>
            <w:tcW w:w="2737" w:type="dxa"/>
            <w:tcBorders>
              <w:top w:val="nil"/>
              <w:left w:val="nil"/>
              <w:bottom w:val="single" w:sz="8" w:space="0" w:color="auto"/>
              <w:right w:val="single" w:sz="8" w:space="0" w:color="auto"/>
            </w:tcBorders>
            <w:vAlign w:val="center"/>
            <w:hideMark/>
          </w:tcPr>
          <w:p w14:paraId="1D2F369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JAYSON DAMMEN</w:t>
            </w:r>
          </w:p>
        </w:tc>
        <w:tc>
          <w:tcPr>
            <w:tcW w:w="1465" w:type="dxa"/>
            <w:tcBorders>
              <w:top w:val="nil"/>
              <w:left w:val="nil"/>
              <w:bottom w:val="single" w:sz="8" w:space="0" w:color="auto"/>
              <w:right w:val="single" w:sz="8" w:space="0" w:color="auto"/>
            </w:tcBorders>
            <w:vAlign w:val="center"/>
            <w:hideMark/>
          </w:tcPr>
          <w:p w14:paraId="374D5A6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C3F578C"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2E8CB85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57</w:t>
            </w:r>
          </w:p>
        </w:tc>
        <w:tc>
          <w:tcPr>
            <w:tcW w:w="2531" w:type="dxa"/>
            <w:tcBorders>
              <w:top w:val="nil"/>
              <w:left w:val="nil"/>
              <w:bottom w:val="single" w:sz="4" w:space="0" w:color="auto"/>
              <w:right w:val="single" w:sz="4" w:space="0" w:color="auto"/>
            </w:tcBorders>
            <w:vAlign w:val="center"/>
            <w:hideMark/>
          </w:tcPr>
          <w:p w14:paraId="6789040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MAHESH DNYANESHWAR KHOLLAM</w:t>
            </w:r>
          </w:p>
        </w:tc>
        <w:tc>
          <w:tcPr>
            <w:tcW w:w="1404" w:type="dxa"/>
            <w:tcBorders>
              <w:top w:val="nil"/>
              <w:left w:val="nil"/>
              <w:bottom w:val="single" w:sz="4" w:space="0" w:color="auto"/>
              <w:right w:val="single" w:sz="4" w:space="0" w:color="auto"/>
            </w:tcBorders>
            <w:vAlign w:val="center"/>
            <w:hideMark/>
          </w:tcPr>
          <w:p w14:paraId="0E6D38C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0F27B37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11B895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206</w:t>
            </w:r>
          </w:p>
        </w:tc>
        <w:tc>
          <w:tcPr>
            <w:tcW w:w="2737" w:type="dxa"/>
            <w:tcBorders>
              <w:top w:val="nil"/>
              <w:left w:val="nil"/>
              <w:bottom w:val="single" w:sz="8" w:space="0" w:color="auto"/>
              <w:right w:val="single" w:sz="8" w:space="0" w:color="auto"/>
            </w:tcBorders>
            <w:vAlign w:val="center"/>
            <w:hideMark/>
          </w:tcPr>
          <w:p w14:paraId="186F695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BOB DJORUP</w:t>
            </w:r>
          </w:p>
        </w:tc>
        <w:tc>
          <w:tcPr>
            <w:tcW w:w="1465" w:type="dxa"/>
            <w:tcBorders>
              <w:top w:val="nil"/>
              <w:left w:val="nil"/>
              <w:bottom w:val="single" w:sz="8" w:space="0" w:color="auto"/>
              <w:right w:val="single" w:sz="8" w:space="0" w:color="auto"/>
            </w:tcBorders>
            <w:vAlign w:val="center"/>
            <w:hideMark/>
          </w:tcPr>
          <w:p w14:paraId="052875E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D7DD3A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250E8265"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58</w:t>
            </w:r>
          </w:p>
        </w:tc>
        <w:tc>
          <w:tcPr>
            <w:tcW w:w="2531" w:type="dxa"/>
            <w:tcBorders>
              <w:top w:val="nil"/>
              <w:left w:val="nil"/>
              <w:bottom w:val="single" w:sz="4" w:space="0" w:color="auto"/>
              <w:right w:val="single" w:sz="4" w:space="0" w:color="auto"/>
            </w:tcBorders>
            <w:vAlign w:val="center"/>
            <w:hideMark/>
          </w:tcPr>
          <w:p w14:paraId="38AD278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MAHESH MAHADEV ARANKALLE</w:t>
            </w:r>
          </w:p>
        </w:tc>
        <w:tc>
          <w:tcPr>
            <w:tcW w:w="1404" w:type="dxa"/>
            <w:tcBorders>
              <w:top w:val="nil"/>
              <w:left w:val="nil"/>
              <w:bottom w:val="single" w:sz="4" w:space="0" w:color="auto"/>
              <w:right w:val="single" w:sz="4" w:space="0" w:color="auto"/>
            </w:tcBorders>
            <w:vAlign w:val="center"/>
            <w:hideMark/>
          </w:tcPr>
          <w:p w14:paraId="65D2EAF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PATRICK JONES</w:t>
            </w:r>
          </w:p>
        </w:tc>
        <w:tc>
          <w:tcPr>
            <w:tcW w:w="916" w:type="dxa"/>
            <w:tcBorders>
              <w:top w:val="nil"/>
              <w:left w:val="nil"/>
              <w:bottom w:val="nil"/>
              <w:right w:val="nil"/>
            </w:tcBorders>
            <w:vAlign w:val="center"/>
            <w:hideMark/>
          </w:tcPr>
          <w:p w14:paraId="678C0B8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2A2E3B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207</w:t>
            </w:r>
          </w:p>
        </w:tc>
        <w:tc>
          <w:tcPr>
            <w:tcW w:w="2737" w:type="dxa"/>
            <w:tcBorders>
              <w:top w:val="nil"/>
              <w:left w:val="nil"/>
              <w:bottom w:val="single" w:sz="8" w:space="0" w:color="auto"/>
              <w:right w:val="single" w:sz="8" w:space="0" w:color="auto"/>
            </w:tcBorders>
            <w:vAlign w:val="center"/>
            <w:hideMark/>
          </w:tcPr>
          <w:p w14:paraId="3E0649E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CARL WEBB</w:t>
            </w:r>
          </w:p>
        </w:tc>
        <w:tc>
          <w:tcPr>
            <w:tcW w:w="1465" w:type="dxa"/>
            <w:tcBorders>
              <w:top w:val="nil"/>
              <w:left w:val="nil"/>
              <w:bottom w:val="single" w:sz="8" w:space="0" w:color="auto"/>
              <w:right w:val="single" w:sz="8" w:space="0" w:color="auto"/>
            </w:tcBorders>
            <w:vAlign w:val="center"/>
            <w:hideMark/>
          </w:tcPr>
          <w:p w14:paraId="124F0BA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1B64AE40"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F2CFE3D"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59</w:t>
            </w:r>
          </w:p>
        </w:tc>
        <w:tc>
          <w:tcPr>
            <w:tcW w:w="2531" w:type="dxa"/>
            <w:tcBorders>
              <w:top w:val="nil"/>
              <w:left w:val="nil"/>
              <w:bottom w:val="single" w:sz="4" w:space="0" w:color="auto"/>
              <w:right w:val="single" w:sz="4" w:space="0" w:color="auto"/>
            </w:tcBorders>
            <w:vAlign w:val="center"/>
            <w:hideMark/>
          </w:tcPr>
          <w:p w14:paraId="5C2244E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MANDAR ASHOK WAVHAL</w:t>
            </w:r>
          </w:p>
        </w:tc>
        <w:tc>
          <w:tcPr>
            <w:tcW w:w="1404" w:type="dxa"/>
            <w:tcBorders>
              <w:top w:val="nil"/>
              <w:left w:val="nil"/>
              <w:bottom w:val="single" w:sz="4" w:space="0" w:color="auto"/>
              <w:right w:val="single" w:sz="4" w:space="0" w:color="auto"/>
            </w:tcBorders>
            <w:vAlign w:val="center"/>
            <w:hideMark/>
          </w:tcPr>
          <w:p w14:paraId="29BA041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Matthew Watkins </w:t>
            </w:r>
          </w:p>
        </w:tc>
        <w:tc>
          <w:tcPr>
            <w:tcW w:w="916" w:type="dxa"/>
            <w:tcBorders>
              <w:top w:val="nil"/>
              <w:left w:val="nil"/>
              <w:bottom w:val="nil"/>
              <w:right w:val="nil"/>
            </w:tcBorders>
            <w:vAlign w:val="center"/>
            <w:hideMark/>
          </w:tcPr>
          <w:p w14:paraId="603CE78F"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B8C520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208</w:t>
            </w:r>
          </w:p>
        </w:tc>
        <w:tc>
          <w:tcPr>
            <w:tcW w:w="2737" w:type="dxa"/>
            <w:tcBorders>
              <w:top w:val="nil"/>
              <w:left w:val="nil"/>
              <w:bottom w:val="single" w:sz="8" w:space="0" w:color="auto"/>
              <w:right w:val="single" w:sz="8" w:space="0" w:color="auto"/>
            </w:tcBorders>
            <w:vAlign w:val="center"/>
            <w:hideMark/>
          </w:tcPr>
          <w:p w14:paraId="7133EB2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ROCK CREEK PARTNERS, LLC</w:t>
            </w:r>
          </w:p>
        </w:tc>
        <w:tc>
          <w:tcPr>
            <w:tcW w:w="1465" w:type="dxa"/>
            <w:tcBorders>
              <w:top w:val="nil"/>
              <w:left w:val="nil"/>
              <w:bottom w:val="single" w:sz="8" w:space="0" w:color="auto"/>
              <w:right w:val="single" w:sz="8" w:space="0" w:color="auto"/>
            </w:tcBorders>
            <w:vAlign w:val="center"/>
            <w:hideMark/>
          </w:tcPr>
          <w:p w14:paraId="6FD00BE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0C6FD037"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07D9C4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60</w:t>
            </w:r>
          </w:p>
        </w:tc>
        <w:tc>
          <w:tcPr>
            <w:tcW w:w="2531" w:type="dxa"/>
            <w:tcBorders>
              <w:top w:val="nil"/>
              <w:left w:val="nil"/>
              <w:bottom w:val="single" w:sz="4" w:space="0" w:color="auto"/>
              <w:right w:val="single" w:sz="4" w:space="0" w:color="auto"/>
            </w:tcBorders>
            <w:vAlign w:val="center"/>
            <w:hideMark/>
          </w:tcPr>
          <w:p w14:paraId="6DE201A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MANJUL DAS</w:t>
            </w:r>
          </w:p>
        </w:tc>
        <w:tc>
          <w:tcPr>
            <w:tcW w:w="1404" w:type="dxa"/>
            <w:tcBorders>
              <w:top w:val="nil"/>
              <w:left w:val="nil"/>
              <w:bottom w:val="single" w:sz="4" w:space="0" w:color="auto"/>
              <w:right w:val="single" w:sz="4" w:space="0" w:color="auto"/>
            </w:tcBorders>
            <w:vAlign w:val="center"/>
            <w:hideMark/>
          </w:tcPr>
          <w:p w14:paraId="126628A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4336576"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2C8604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209</w:t>
            </w:r>
          </w:p>
        </w:tc>
        <w:tc>
          <w:tcPr>
            <w:tcW w:w="2737" w:type="dxa"/>
            <w:tcBorders>
              <w:top w:val="nil"/>
              <w:left w:val="nil"/>
              <w:bottom w:val="single" w:sz="8" w:space="0" w:color="auto"/>
              <w:right w:val="single" w:sz="8" w:space="0" w:color="auto"/>
            </w:tcBorders>
            <w:vAlign w:val="center"/>
            <w:hideMark/>
          </w:tcPr>
          <w:p w14:paraId="0C2303F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ROVENA T. WALKER, ESQ</w:t>
            </w:r>
          </w:p>
        </w:tc>
        <w:tc>
          <w:tcPr>
            <w:tcW w:w="1465" w:type="dxa"/>
            <w:tcBorders>
              <w:top w:val="nil"/>
              <w:left w:val="nil"/>
              <w:bottom w:val="single" w:sz="8" w:space="0" w:color="auto"/>
              <w:right w:val="single" w:sz="8" w:space="0" w:color="auto"/>
            </w:tcBorders>
            <w:vAlign w:val="center"/>
            <w:hideMark/>
          </w:tcPr>
          <w:p w14:paraId="365C427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788BECB"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8938BCC"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61</w:t>
            </w:r>
          </w:p>
        </w:tc>
        <w:tc>
          <w:tcPr>
            <w:tcW w:w="2531" w:type="dxa"/>
            <w:tcBorders>
              <w:top w:val="nil"/>
              <w:left w:val="nil"/>
              <w:bottom w:val="single" w:sz="4" w:space="0" w:color="auto"/>
              <w:right w:val="single" w:sz="4" w:space="0" w:color="auto"/>
            </w:tcBorders>
            <w:vAlign w:val="center"/>
            <w:hideMark/>
          </w:tcPr>
          <w:p w14:paraId="0F66E55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MANOJ KUMAR</w:t>
            </w:r>
          </w:p>
        </w:tc>
        <w:tc>
          <w:tcPr>
            <w:tcW w:w="1404" w:type="dxa"/>
            <w:tcBorders>
              <w:top w:val="nil"/>
              <w:left w:val="nil"/>
              <w:bottom w:val="single" w:sz="4" w:space="0" w:color="auto"/>
              <w:right w:val="single" w:sz="4" w:space="0" w:color="auto"/>
            </w:tcBorders>
            <w:vAlign w:val="center"/>
            <w:hideMark/>
          </w:tcPr>
          <w:p w14:paraId="7978A7A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24C466DE"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DAB2B4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210</w:t>
            </w:r>
          </w:p>
        </w:tc>
        <w:tc>
          <w:tcPr>
            <w:tcW w:w="2737" w:type="dxa"/>
            <w:tcBorders>
              <w:top w:val="nil"/>
              <w:left w:val="nil"/>
              <w:bottom w:val="single" w:sz="8" w:space="0" w:color="auto"/>
              <w:right w:val="single" w:sz="8" w:space="0" w:color="auto"/>
            </w:tcBorders>
            <w:vAlign w:val="center"/>
            <w:hideMark/>
          </w:tcPr>
          <w:p w14:paraId="4AA88B2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VIRENDRA POPAT KAMBLE</w:t>
            </w:r>
          </w:p>
        </w:tc>
        <w:tc>
          <w:tcPr>
            <w:tcW w:w="1465" w:type="dxa"/>
            <w:tcBorders>
              <w:top w:val="nil"/>
              <w:left w:val="nil"/>
              <w:bottom w:val="single" w:sz="8" w:space="0" w:color="auto"/>
              <w:right w:val="single" w:sz="8" w:space="0" w:color="auto"/>
            </w:tcBorders>
            <w:vAlign w:val="center"/>
            <w:hideMark/>
          </w:tcPr>
          <w:p w14:paraId="3EEF25C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RUSSEL TYLOR</w:t>
            </w:r>
          </w:p>
        </w:tc>
      </w:tr>
      <w:tr w:rsidR="003F664A" w:rsidRPr="00630201" w14:paraId="4225123C"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40C75D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62</w:t>
            </w:r>
          </w:p>
        </w:tc>
        <w:tc>
          <w:tcPr>
            <w:tcW w:w="2531" w:type="dxa"/>
            <w:tcBorders>
              <w:top w:val="nil"/>
              <w:left w:val="nil"/>
              <w:bottom w:val="single" w:sz="4" w:space="0" w:color="auto"/>
              <w:right w:val="single" w:sz="4" w:space="0" w:color="auto"/>
            </w:tcBorders>
            <w:vAlign w:val="center"/>
            <w:hideMark/>
          </w:tcPr>
          <w:p w14:paraId="7D11C24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MARK ANTHONY KATTIAN</w:t>
            </w:r>
          </w:p>
        </w:tc>
        <w:tc>
          <w:tcPr>
            <w:tcW w:w="1404" w:type="dxa"/>
            <w:tcBorders>
              <w:top w:val="nil"/>
              <w:left w:val="nil"/>
              <w:bottom w:val="single" w:sz="4" w:space="0" w:color="auto"/>
              <w:right w:val="single" w:sz="4" w:space="0" w:color="auto"/>
            </w:tcBorders>
            <w:vAlign w:val="center"/>
            <w:hideMark/>
          </w:tcPr>
          <w:p w14:paraId="2D57CDD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C8101EF"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C33EA3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211</w:t>
            </w:r>
          </w:p>
        </w:tc>
        <w:tc>
          <w:tcPr>
            <w:tcW w:w="2737" w:type="dxa"/>
            <w:tcBorders>
              <w:top w:val="nil"/>
              <w:left w:val="nil"/>
              <w:bottom w:val="single" w:sz="8" w:space="0" w:color="auto"/>
              <w:right w:val="single" w:sz="8" w:space="0" w:color="auto"/>
            </w:tcBorders>
            <w:vAlign w:val="center"/>
            <w:hideMark/>
          </w:tcPr>
          <w:p w14:paraId="0EAD294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VISHAL SUDHAKAR WADKAR</w:t>
            </w:r>
          </w:p>
        </w:tc>
        <w:tc>
          <w:tcPr>
            <w:tcW w:w="1465" w:type="dxa"/>
            <w:tcBorders>
              <w:top w:val="nil"/>
              <w:left w:val="nil"/>
              <w:bottom w:val="single" w:sz="8" w:space="0" w:color="auto"/>
              <w:right w:val="single" w:sz="8" w:space="0" w:color="auto"/>
            </w:tcBorders>
            <w:vAlign w:val="center"/>
            <w:hideMark/>
          </w:tcPr>
          <w:p w14:paraId="2414845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VINCE WILCOX</w:t>
            </w:r>
          </w:p>
        </w:tc>
      </w:tr>
      <w:tr w:rsidR="003F664A" w:rsidRPr="00630201" w14:paraId="2F26D73C"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2339567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63</w:t>
            </w:r>
          </w:p>
        </w:tc>
        <w:tc>
          <w:tcPr>
            <w:tcW w:w="2531" w:type="dxa"/>
            <w:tcBorders>
              <w:top w:val="nil"/>
              <w:left w:val="nil"/>
              <w:bottom w:val="single" w:sz="4" w:space="0" w:color="auto"/>
              <w:right w:val="single" w:sz="4" w:space="0" w:color="auto"/>
            </w:tcBorders>
            <w:vAlign w:val="center"/>
            <w:hideMark/>
          </w:tcPr>
          <w:p w14:paraId="69B72F2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MARSHAL SWAMI</w:t>
            </w:r>
          </w:p>
        </w:tc>
        <w:tc>
          <w:tcPr>
            <w:tcW w:w="1404" w:type="dxa"/>
            <w:tcBorders>
              <w:top w:val="nil"/>
              <w:left w:val="nil"/>
              <w:bottom w:val="single" w:sz="4" w:space="0" w:color="auto"/>
              <w:right w:val="single" w:sz="4" w:space="0" w:color="auto"/>
            </w:tcBorders>
            <w:vAlign w:val="center"/>
            <w:hideMark/>
          </w:tcPr>
          <w:p w14:paraId="3398EB2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MATT SIMON</w:t>
            </w:r>
          </w:p>
        </w:tc>
        <w:tc>
          <w:tcPr>
            <w:tcW w:w="916" w:type="dxa"/>
            <w:tcBorders>
              <w:top w:val="nil"/>
              <w:left w:val="nil"/>
              <w:bottom w:val="nil"/>
              <w:right w:val="nil"/>
            </w:tcBorders>
            <w:vAlign w:val="center"/>
            <w:hideMark/>
          </w:tcPr>
          <w:p w14:paraId="0C81CD93"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AB83FC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212</w:t>
            </w:r>
          </w:p>
        </w:tc>
        <w:tc>
          <w:tcPr>
            <w:tcW w:w="2737" w:type="dxa"/>
            <w:tcBorders>
              <w:top w:val="nil"/>
              <w:left w:val="nil"/>
              <w:bottom w:val="single" w:sz="8" w:space="0" w:color="auto"/>
              <w:right w:val="single" w:sz="8" w:space="0" w:color="auto"/>
            </w:tcBorders>
            <w:vAlign w:val="center"/>
            <w:hideMark/>
          </w:tcPr>
          <w:p w14:paraId="39741BD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YAMUNA NAGNATH KOTA</w:t>
            </w:r>
          </w:p>
        </w:tc>
        <w:tc>
          <w:tcPr>
            <w:tcW w:w="1465" w:type="dxa"/>
            <w:tcBorders>
              <w:top w:val="nil"/>
              <w:left w:val="nil"/>
              <w:bottom w:val="single" w:sz="8" w:space="0" w:color="auto"/>
              <w:right w:val="single" w:sz="8" w:space="0" w:color="auto"/>
            </w:tcBorders>
            <w:vAlign w:val="center"/>
            <w:hideMark/>
          </w:tcPr>
          <w:p w14:paraId="365D2A2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6B30E5D"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01BF410"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64</w:t>
            </w:r>
          </w:p>
        </w:tc>
        <w:tc>
          <w:tcPr>
            <w:tcW w:w="2531" w:type="dxa"/>
            <w:tcBorders>
              <w:top w:val="nil"/>
              <w:left w:val="nil"/>
              <w:bottom w:val="single" w:sz="4" w:space="0" w:color="auto"/>
              <w:right w:val="single" w:sz="4" w:space="0" w:color="auto"/>
            </w:tcBorders>
            <w:shd w:val="clear" w:color="000000" w:fill="FFFFFF"/>
            <w:vAlign w:val="center"/>
            <w:hideMark/>
          </w:tcPr>
          <w:p w14:paraId="4B6EC66E"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MATT PAUL</w:t>
            </w:r>
          </w:p>
        </w:tc>
        <w:tc>
          <w:tcPr>
            <w:tcW w:w="1404" w:type="dxa"/>
            <w:tcBorders>
              <w:top w:val="nil"/>
              <w:left w:val="nil"/>
              <w:bottom w:val="single" w:sz="4" w:space="0" w:color="auto"/>
              <w:right w:val="single" w:sz="4" w:space="0" w:color="auto"/>
            </w:tcBorders>
            <w:shd w:val="clear" w:color="000000" w:fill="FFFFFF"/>
            <w:vAlign w:val="center"/>
            <w:hideMark/>
          </w:tcPr>
          <w:p w14:paraId="73BF41C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14:paraId="0B4B530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63BCDE0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213</w:t>
            </w:r>
          </w:p>
        </w:tc>
        <w:tc>
          <w:tcPr>
            <w:tcW w:w="2737" w:type="dxa"/>
            <w:tcBorders>
              <w:top w:val="nil"/>
              <w:left w:val="nil"/>
              <w:bottom w:val="single" w:sz="8" w:space="0" w:color="auto"/>
              <w:right w:val="single" w:sz="8" w:space="0" w:color="auto"/>
            </w:tcBorders>
            <w:vAlign w:val="center"/>
            <w:hideMark/>
          </w:tcPr>
          <w:p w14:paraId="5F9E8C0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YOGESH ARVIND GUHAGARKAR</w:t>
            </w:r>
          </w:p>
        </w:tc>
        <w:tc>
          <w:tcPr>
            <w:tcW w:w="1465" w:type="dxa"/>
            <w:tcBorders>
              <w:top w:val="nil"/>
              <w:left w:val="nil"/>
              <w:bottom w:val="single" w:sz="8" w:space="0" w:color="auto"/>
              <w:right w:val="single" w:sz="8" w:space="0" w:color="auto"/>
            </w:tcBorders>
            <w:vAlign w:val="center"/>
            <w:hideMark/>
          </w:tcPr>
          <w:p w14:paraId="606DFDE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332FE828"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E3AF880"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65</w:t>
            </w:r>
          </w:p>
        </w:tc>
        <w:tc>
          <w:tcPr>
            <w:tcW w:w="2531" w:type="dxa"/>
            <w:tcBorders>
              <w:top w:val="nil"/>
              <w:left w:val="nil"/>
              <w:bottom w:val="single" w:sz="4" w:space="0" w:color="auto"/>
              <w:right w:val="single" w:sz="4" w:space="0" w:color="auto"/>
            </w:tcBorders>
            <w:shd w:val="clear" w:color="000000" w:fill="FFFFFF"/>
            <w:vAlign w:val="center"/>
            <w:hideMark/>
          </w:tcPr>
          <w:p w14:paraId="475C23EF"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MATTHEW PARSONS</w:t>
            </w:r>
          </w:p>
        </w:tc>
        <w:tc>
          <w:tcPr>
            <w:tcW w:w="1404" w:type="dxa"/>
            <w:tcBorders>
              <w:top w:val="nil"/>
              <w:left w:val="nil"/>
              <w:bottom w:val="single" w:sz="4" w:space="0" w:color="auto"/>
              <w:right w:val="single" w:sz="4" w:space="0" w:color="auto"/>
            </w:tcBorders>
            <w:shd w:val="clear" w:color="000000" w:fill="FFFFFF"/>
            <w:vAlign w:val="center"/>
            <w:hideMark/>
          </w:tcPr>
          <w:p w14:paraId="34DB751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14:paraId="622706E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0E41DF0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214</w:t>
            </w:r>
          </w:p>
        </w:tc>
        <w:tc>
          <w:tcPr>
            <w:tcW w:w="2737" w:type="dxa"/>
            <w:tcBorders>
              <w:top w:val="nil"/>
              <w:left w:val="nil"/>
              <w:bottom w:val="single" w:sz="8" w:space="0" w:color="auto"/>
              <w:right w:val="single" w:sz="8" w:space="0" w:color="auto"/>
            </w:tcBorders>
            <w:vAlign w:val="center"/>
            <w:hideMark/>
          </w:tcPr>
          <w:p w14:paraId="1016187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YOGESH LONKAR</w:t>
            </w:r>
          </w:p>
        </w:tc>
        <w:tc>
          <w:tcPr>
            <w:tcW w:w="1465" w:type="dxa"/>
            <w:tcBorders>
              <w:top w:val="nil"/>
              <w:left w:val="nil"/>
              <w:bottom w:val="single" w:sz="8" w:space="0" w:color="auto"/>
              <w:right w:val="single" w:sz="8" w:space="0" w:color="auto"/>
            </w:tcBorders>
            <w:vAlign w:val="center"/>
            <w:hideMark/>
          </w:tcPr>
          <w:p w14:paraId="3AB4550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0F9AB218"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FEA19D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66</w:t>
            </w:r>
          </w:p>
        </w:tc>
        <w:tc>
          <w:tcPr>
            <w:tcW w:w="2531" w:type="dxa"/>
            <w:tcBorders>
              <w:top w:val="nil"/>
              <w:left w:val="nil"/>
              <w:bottom w:val="single" w:sz="4" w:space="0" w:color="auto"/>
              <w:right w:val="single" w:sz="4" w:space="0" w:color="auto"/>
            </w:tcBorders>
            <w:vAlign w:val="center"/>
            <w:hideMark/>
          </w:tcPr>
          <w:p w14:paraId="62EE996F"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MD FAISAL MD IQBAL BAGBAN</w:t>
            </w:r>
          </w:p>
        </w:tc>
        <w:tc>
          <w:tcPr>
            <w:tcW w:w="1404" w:type="dxa"/>
            <w:tcBorders>
              <w:top w:val="nil"/>
              <w:left w:val="nil"/>
              <w:bottom w:val="single" w:sz="4" w:space="0" w:color="auto"/>
              <w:right w:val="single" w:sz="4" w:space="0" w:color="auto"/>
            </w:tcBorders>
            <w:vAlign w:val="center"/>
            <w:hideMark/>
          </w:tcPr>
          <w:p w14:paraId="76811DF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FABIAN BRENKER</w:t>
            </w:r>
          </w:p>
        </w:tc>
        <w:tc>
          <w:tcPr>
            <w:tcW w:w="916" w:type="dxa"/>
            <w:tcBorders>
              <w:top w:val="nil"/>
              <w:left w:val="nil"/>
              <w:bottom w:val="nil"/>
              <w:right w:val="nil"/>
            </w:tcBorders>
            <w:vAlign w:val="center"/>
            <w:hideMark/>
          </w:tcPr>
          <w:p w14:paraId="5267D3D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435C43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215</w:t>
            </w:r>
          </w:p>
        </w:tc>
        <w:tc>
          <w:tcPr>
            <w:tcW w:w="2737" w:type="dxa"/>
            <w:tcBorders>
              <w:top w:val="nil"/>
              <w:left w:val="nil"/>
              <w:bottom w:val="single" w:sz="8" w:space="0" w:color="auto"/>
              <w:right w:val="single" w:sz="8" w:space="0" w:color="auto"/>
            </w:tcBorders>
            <w:vAlign w:val="center"/>
            <w:hideMark/>
          </w:tcPr>
          <w:p w14:paraId="4DB5D3F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ZARIN KHAN</w:t>
            </w:r>
          </w:p>
        </w:tc>
        <w:tc>
          <w:tcPr>
            <w:tcW w:w="1465" w:type="dxa"/>
            <w:tcBorders>
              <w:top w:val="nil"/>
              <w:left w:val="nil"/>
              <w:bottom w:val="single" w:sz="8" w:space="0" w:color="auto"/>
              <w:right w:val="single" w:sz="8" w:space="0" w:color="auto"/>
            </w:tcBorders>
            <w:vAlign w:val="center"/>
            <w:hideMark/>
          </w:tcPr>
          <w:p w14:paraId="53917DF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ZARA TATE</w:t>
            </w:r>
          </w:p>
        </w:tc>
      </w:tr>
      <w:tr w:rsidR="003F664A" w:rsidRPr="00630201" w14:paraId="311A7634"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CAF0721"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67</w:t>
            </w:r>
          </w:p>
        </w:tc>
        <w:tc>
          <w:tcPr>
            <w:tcW w:w="2531" w:type="dxa"/>
            <w:tcBorders>
              <w:top w:val="nil"/>
              <w:left w:val="nil"/>
              <w:bottom w:val="single" w:sz="4" w:space="0" w:color="auto"/>
              <w:right w:val="single" w:sz="4" w:space="0" w:color="auto"/>
            </w:tcBorders>
            <w:vAlign w:val="center"/>
            <w:hideMark/>
          </w:tcPr>
          <w:p w14:paraId="21B1509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MEGHRAJ MARUTI DHUMAL</w:t>
            </w:r>
          </w:p>
        </w:tc>
        <w:tc>
          <w:tcPr>
            <w:tcW w:w="1404" w:type="dxa"/>
            <w:tcBorders>
              <w:top w:val="nil"/>
              <w:left w:val="nil"/>
              <w:bottom w:val="single" w:sz="4" w:space="0" w:color="auto"/>
              <w:right w:val="single" w:sz="4" w:space="0" w:color="auto"/>
            </w:tcBorders>
            <w:vAlign w:val="center"/>
            <w:hideMark/>
          </w:tcPr>
          <w:p w14:paraId="2A6E3F6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MEGAN MCLEAN</w:t>
            </w:r>
          </w:p>
        </w:tc>
        <w:tc>
          <w:tcPr>
            <w:tcW w:w="916" w:type="dxa"/>
            <w:tcBorders>
              <w:top w:val="nil"/>
              <w:left w:val="nil"/>
              <w:bottom w:val="nil"/>
              <w:right w:val="nil"/>
            </w:tcBorders>
            <w:vAlign w:val="center"/>
            <w:hideMark/>
          </w:tcPr>
          <w:p w14:paraId="6283E866"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9778CE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216</w:t>
            </w:r>
          </w:p>
        </w:tc>
        <w:tc>
          <w:tcPr>
            <w:tcW w:w="2737" w:type="dxa"/>
            <w:tcBorders>
              <w:top w:val="nil"/>
              <w:left w:val="nil"/>
              <w:bottom w:val="single" w:sz="8" w:space="0" w:color="auto"/>
              <w:right w:val="single" w:sz="8" w:space="0" w:color="auto"/>
            </w:tcBorders>
            <w:vAlign w:val="center"/>
            <w:hideMark/>
          </w:tcPr>
          <w:p w14:paraId="7A65AA2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ZEENAT MUSHTAK SHAIKH</w:t>
            </w:r>
          </w:p>
        </w:tc>
        <w:tc>
          <w:tcPr>
            <w:tcW w:w="1465" w:type="dxa"/>
            <w:tcBorders>
              <w:top w:val="nil"/>
              <w:left w:val="nil"/>
              <w:bottom w:val="single" w:sz="8" w:space="0" w:color="auto"/>
              <w:right w:val="single" w:sz="8" w:space="0" w:color="auto"/>
            </w:tcBorders>
            <w:vAlign w:val="center"/>
            <w:hideMark/>
          </w:tcPr>
          <w:p w14:paraId="293D560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2B1444F1"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5F35880C"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68</w:t>
            </w:r>
          </w:p>
        </w:tc>
        <w:tc>
          <w:tcPr>
            <w:tcW w:w="2531" w:type="dxa"/>
            <w:tcBorders>
              <w:top w:val="nil"/>
              <w:left w:val="nil"/>
              <w:bottom w:val="single" w:sz="4" w:space="0" w:color="auto"/>
              <w:right w:val="single" w:sz="4" w:space="0" w:color="auto"/>
            </w:tcBorders>
            <w:vAlign w:val="center"/>
            <w:hideMark/>
          </w:tcPr>
          <w:p w14:paraId="23B1286D"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MILIND DATTATRAYA SHENDE</w:t>
            </w:r>
          </w:p>
        </w:tc>
        <w:tc>
          <w:tcPr>
            <w:tcW w:w="1404" w:type="dxa"/>
            <w:tcBorders>
              <w:top w:val="nil"/>
              <w:left w:val="nil"/>
              <w:bottom w:val="single" w:sz="4" w:space="0" w:color="auto"/>
              <w:right w:val="single" w:sz="4" w:space="0" w:color="auto"/>
            </w:tcBorders>
            <w:vAlign w:val="center"/>
            <w:hideMark/>
          </w:tcPr>
          <w:p w14:paraId="5E689EE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MICHAEL SIMMONS</w:t>
            </w:r>
          </w:p>
        </w:tc>
        <w:tc>
          <w:tcPr>
            <w:tcW w:w="916" w:type="dxa"/>
            <w:tcBorders>
              <w:top w:val="nil"/>
              <w:left w:val="nil"/>
              <w:bottom w:val="nil"/>
              <w:right w:val="nil"/>
            </w:tcBorders>
            <w:vAlign w:val="center"/>
            <w:hideMark/>
          </w:tcPr>
          <w:p w14:paraId="6EA61FA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619019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217</w:t>
            </w:r>
          </w:p>
        </w:tc>
        <w:tc>
          <w:tcPr>
            <w:tcW w:w="2737" w:type="dxa"/>
            <w:tcBorders>
              <w:top w:val="nil"/>
              <w:left w:val="nil"/>
              <w:bottom w:val="single" w:sz="8" w:space="0" w:color="auto"/>
              <w:right w:val="single" w:sz="8" w:space="0" w:color="auto"/>
            </w:tcBorders>
            <w:vAlign w:val="center"/>
            <w:hideMark/>
          </w:tcPr>
          <w:p w14:paraId="385DDEA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ADITI DEODHAR</w:t>
            </w:r>
          </w:p>
        </w:tc>
        <w:tc>
          <w:tcPr>
            <w:tcW w:w="1465" w:type="dxa"/>
            <w:tcBorders>
              <w:top w:val="nil"/>
              <w:left w:val="nil"/>
              <w:bottom w:val="single" w:sz="8" w:space="0" w:color="auto"/>
              <w:right w:val="single" w:sz="8" w:space="0" w:color="auto"/>
            </w:tcBorders>
            <w:vAlign w:val="center"/>
            <w:hideMark/>
          </w:tcPr>
          <w:p w14:paraId="0432C74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TRACY WILLIAMS</w:t>
            </w:r>
          </w:p>
        </w:tc>
      </w:tr>
      <w:tr w:rsidR="003F664A" w:rsidRPr="00630201" w14:paraId="7DBA350C"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43A589F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69</w:t>
            </w:r>
          </w:p>
        </w:tc>
        <w:tc>
          <w:tcPr>
            <w:tcW w:w="2531" w:type="dxa"/>
            <w:tcBorders>
              <w:top w:val="nil"/>
              <w:left w:val="nil"/>
              <w:bottom w:val="single" w:sz="4" w:space="0" w:color="auto"/>
              <w:right w:val="single" w:sz="4" w:space="0" w:color="auto"/>
            </w:tcBorders>
            <w:vAlign w:val="center"/>
            <w:hideMark/>
          </w:tcPr>
          <w:p w14:paraId="40AAE6AE"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MOHSIN MEHBOOB SHAIKH</w:t>
            </w:r>
          </w:p>
        </w:tc>
        <w:tc>
          <w:tcPr>
            <w:tcW w:w="1404" w:type="dxa"/>
            <w:tcBorders>
              <w:top w:val="nil"/>
              <w:left w:val="nil"/>
              <w:bottom w:val="single" w:sz="4" w:space="0" w:color="auto"/>
              <w:right w:val="single" w:sz="4" w:space="0" w:color="auto"/>
            </w:tcBorders>
            <w:vAlign w:val="center"/>
            <w:hideMark/>
          </w:tcPr>
          <w:p w14:paraId="7760772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ERIC ROSS</w:t>
            </w:r>
          </w:p>
        </w:tc>
        <w:tc>
          <w:tcPr>
            <w:tcW w:w="916" w:type="dxa"/>
            <w:tcBorders>
              <w:top w:val="nil"/>
              <w:left w:val="nil"/>
              <w:bottom w:val="nil"/>
              <w:right w:val="nil"/>
            </w:tcBorders>
            <w:vAlign w:val="center"/>
            <w:hideMark/>
          </w:tcPr>
          <w:p w14:paraId="4AC7FA1E"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4D340E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218</w:t>
            </w:r>
          </w:p>
        </w:tc>
        <w:tc>
          <w:tcPr>
            <w:tcW w:w="2737" w:type="dxa"/>
            <w:tcBorders>
              <w:top w:val="nil"/>
              <w:left w:val="nil"/>
              <w:bottom w:val="single" w:sz="8" w:space="0" w:color="auto"/>
              <w:right w:val="single" w:sz="8" w:space="0" w:color="auto"/>
            </w:tcBorders>
            <w:vAlign w:val="center"/>
            <w:hideMark/>
          </w:tcPr>
          <w:p w14:paraId="676E400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YATHARTH SATYAMANI TIWARI</w:t>
            </w:r>
          </w:p>
        </w:tc>
        <w:tc>
          <w:tcPr>
            <w:tcW w:w="1465" w:type="dxa"/>
            <w:tcBorders>
              <w:top w:val="nil"/>
              <w:left w:val="nil"/>
              <w:bottom w:val="single" w:sz="8" w:space="0" w:color="auto"/>
              <w:right w:val="single" w:sz="8" w:space="0" w:color="auto"/>
            </w:tcBorders>
            <w:vAlign w:val="center"/>
            <w:hideMark/>
          </w:tcPr>
          <w:p w14:paraId="0B9C140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DAN BROWN/ DAN TIWARI</w:t>
            </w:r>
          </w:p>
        </w:tc>
      </w:tr>
      <w:tr w:rsidR="003F664A" w:rsidRPr="00630201" w14:paraId="4C4CD997"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B921700"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70</w:t>
            </w:r>
          </w:p>
        </w:tc>
        <w:tc>
          <w:tcPr>
            <w:tcW w:w="2531" w:type="dxa"/>
            <w:tcBorders>
              <w:top w:val="nil"/>
              <w:left w:val="nil"/>
              <w:bottom w:val="single" w:sz="4" w:space="0" w:color="auto"/>
              <w:right w:val="single" w:sz="4" w:space="0" w:color="auto"/>
            </w:tcBorders>
            <w:vAlign w:val="center"/>
            <w:hideMark/>
          </w:tcPr>
          <w:p w14:paraId="5E894EC3"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MURALIDHARAN G</w:t>
            </w:r>
          </w:p>
        </w:tc>
        <w:tc>
          <w:tcPr>
            <w:tcW w:w="1404" w:type="dxa"/>
            <w:tcBorders>
              <w:top w:val="nil"/>
              <w:left w:val="nil"/>
              <w:bottom w:val="single" w:sz="4" w:space="0" w:color="auto"/>
              <w:right w:val="single" w:sz="4" w:space="0" w:color="auto"/>
            </w:tcBorders>
            <w:vAlign w:val="center"/>
            <w:hideMark/>
          </w:tcPr>
          <w:p w14:paraId="549F811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MORGAN GIBSON</w:t>
            </w:r>
          </w:p>
        </w:tc>
        <w:tc>
          <w:tcPr>
            <w:tcW w:w="916" w:type="dxa"/>
            <w:tcBorders>
              <w:top w:val="nil"/>
              <w:left w:val="nil"/>
              <w:bottom w:val="nil"/>
              <w:right w:val="nil"/>
            </w:tcBorders>
            <w:vAlign w:val="center"/>
            <w:hideMark/>
          </w:tcPr>
          <w:p w14:paraId="0628C2BA"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4C30BD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219</w:t>
            </w:r>
          </w:p>
        </w:tc>
        <w:tc>
          <w:tcPr>
            <w:tcW w:w="2737" w:type="dxa"/>
            <w:tcBorders>
              <w:top w:val="nil"/>
              <w:left w:val="nil"/>
              <w:bottom w:val="single" w:sz="8" w:space="0" w:color="auto"/>
              <w:right w:val="single" w:sz="8" w:space="0" w:color="auto"/>
            </w:tcBorders>
            <w:vAlign w:val="center"/>
            <w:hideMark/>
          </w:tcPr>
          <w:p w14:paraId="29AA591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SWAPNIL VIRENDRA SINGH</w:t>
            </w:r>
          </w:p>
        </w:tc>
        <w:tc>
          <w:tcPr>
            <w:tcW w:w="1465" w:type="dxa"/>
            <w:tcBorders>
              <w:top w:val="nil"/>
              <w:left w:val="nil"/>
              <w:bottom w:val="single" w:sz="8" w:space="0" w:color="auto"/>
              <w:right w:val="single" w:sz="8" w:space="0" w:color="auto"/>
            </w:tcBorders>
            <w:vAlign w:val="center"/>
            <w:hideMark/>
          </w:tcPr>
          <w:p w14:paraId="0729090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551C515"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B44539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71</w:t>
            </w:r>
          </w:p>
        </w:tc>
        <w:tc>
          <w:tcPr>
            <w:tcW w:w="2531" w:type="dxa"/>
            <w:tcBorders>
              <w:top w:val="nil"/>
              <w:left w:val="nil"/>
              <w:bottom w:val="single" w:sz="4" w:space="0" w:color="auto"/>
              <w:right w:val="single" w:sz="4" w:space="0" w:color="auto"/>
            </w:tcBorders>
            <w:vAlign w:val="center"/>
            <w:hideMark/>
          </w:tcPr>
          <w:p w14:paraId="4747AA9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NEETA PANDE</w:t>
            </w:r>
          </w:p>
        </w:tc>
        <w:tc>
          <w:tcPr>
            <w:tcW w:w="1404" w:type="dxa"/>
            <w:tcBorders>
              <w:top w:val="nil"/>
              <w:left w:val="nil"/>
              <w:bottom w:val="single" w:sz="4" w:space="0" w:color="auto"/>
              <w:right w:val="single" w:sz="4" w:space="0" w:color="auto"/>
            </w:tcBorders>
            <w:vAlign w:val="center"/>
            <w:hideMark/>
          </w:tcPr>
          <w:p w14:paraId="23690BF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NANCY PARKER</w:t>
            </w:r>
          </w:p>
        </w:tc>
        <w:tc>
          <w:tcPr>
            <w:tcW w:w="916" w:type="dxa"/>
            <w:tcBorders>
              <w:top w:val="nil"/>
              <w:left w:val="nil"/>
              <w:bottom w:val="nil"/>
              <w:right w:val="nil"/>
            </w:tcBorders>
            <w:vAlign w:val="center"/>
            <w:hideMark/>
          </w:tcPr>
          <w:p w14:paraId="0FFC24A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715BC3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220</w:t>
            </w:r>
          </w:p>
        </w:tc>
        <w:tc>
          <w:tcPr>
            <w:tcW w:w="2737" w:type="dxa"/>
            <w:tcBorders>
              <w:top w:val="nil"/>
              <w:left w:val="nil"/>
              <w:bottom w:val="single" w:sz="8" w:space="0" w:color="auto"/>
              <w:right w:val="single" w:sz="8" w:space="0" w:color="auto"/>
            </w:tcBorders>
            <w:shd w:val="clear" w:color="000000" w:fill="FFFFFF"/>
            <w:vAlign w:val="center"/>
            <w:hideMark/>
          </w:tcPr>
          <w:p w14:paraId="77E20BE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SATISH SABLE</w:t>
            </w:r>
          </w:p>
        </w:tc>
        <w:tc>
          <w:tcPr>
            <w:tcW w:w="1465" w:type="dxa"/>
            <w:tcBorders>
              <w:top w:val="nil"/>
              <w:left w:val="nil"/>
              <w:bottom w:val="single" w:sz="8" w:space="0" w:color="auto"/>
              <w:right w:val="single" w:sz="8" w:space="0" w:color="auto"/>
            </w:tcBorders>
            <w:shd w:val="clear" w:color="000000" w:fill="FFFFFF"/>
            <w:vAlign w:val="center"/>
            <w:hideMark/>
          </w:tcPr>
          <w:p w14:paraId="35F078A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A07836F"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D02A0BB"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72</w:t>
            </w:r>
          </w:p>
        </w:tc>
        <w:tc>
          <w:tcPr>
            <w:tcW w:w="2531" w:type="dxa"/>
            <w:tcBorders>
              <w:top w:val="nil"/>
              <w:left w:val="nil"/>
              <w:bottom w:val="single" w:sz="4" w:space="0" w:color="auto"/>
              <w:right w:val="single" w:sz="4" w:space="0" w:color="auto"/>
            </w:tcBorders>
            <w:vAlign w:val="center"/>
            <w:hideMark/>
          </w:tcPr>
          <w:p w14:paraId="38DCE134"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NEHA MADAN THETE</w:t>
            </w:r>
          </w:p>
        </w:tc>
        <w:tc>
          <w:tcPr>
            <w:tcW w:w="1404" w:type="dxa"/>
            <w:tcBorders>
              <w:top w:val="nil"/>
              <w:left w:val="nil"/>
              <w:bottom w:val="single" w:sz="4" w:space="0" w:color="auto"/>
              <w:right w:val="single" w:sz="4" w:space="0" w:color="auto"/>
            </w:tcBorders>
            <w:vAlign w:val="center"/>
            <w:hideMark/>
          </w:tcPr>
          <w:p w14:paraId="0CB8555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6AFC9F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0E317B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221</w:t>
            </w:r>
          </w:p>
        </w:tc>
        <w:tc>
          <w:tcPr>
            <w:tcW w:w="2737" w:type="dxa"/>
            <w:tcBorders>
              <w:top w:val="nil"/>
              <w:left w:val="nil"/>
              <w:bottom w:val="single" w:sz="8" w:space="0" w:color="auto"/>
              <w:right w:val="single" w:sz="8" w:space="0" w:color="auto"/>
            </w:tcBorders>
            <w:vAlign w:val="center"/>
            <w:hideMark/>
          </w:tcPr>
          <w:p w14:paraId="53128AC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EMANUEL MOSES BISWAS</w:t>
            </w:r>
          </w:p>
        </w:tc>
        <w:tc>
          <w:tcPr>
            <w:tcW w:w="1465" w:type="dxa"/>
            <w:tcBorders>
              <w:top w:val="nil"/>
              <w:left w:val="nil"/>
              <w:bottom w:val="single" w:sz="8" w:space="0" w:color="auto"/>
              <w:right w:val="single" w:sz="8" w:space="0" w:color="auto"/>
            </w:tcBorders>
            <w:vAlign w:val="center"/>
            <w:hideMark/>
          </w:tcPr>
          <w:p w14:paraId="0963858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123177C"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D4A13E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73</w:t>
            </w:r>
          </w:p>
        </w:tc>
        <w:tc>
          <w:tcPr>
            <w:tcW w:w="2531" w:type="dxa"/>
            <w:tcBorders>
              <w:top w:val="nil"/>
              <w:left w:val="nil"/>
              <w:bottom w:val="single" w:sz="4" w:space="0" w:color="auto"/>
              <w:right w:val="single" w:sz="4" w:space="0" w:color="auto"/>
            </w:tcBorders>
            <w:vAlign w:val="center"/>
            <w:hideMark/>
          </w:tcPr>
          <w:p w14:paraId="3DEAC2A3"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NILESH SUBHASH BHATIWADA</w:t>
            </w:r>
          </w:p>
        </w:tc>
        <w:tc>
          <w:tcPr>
            <w:tcW w:w="1404" w:type="dxa"/>
            <w:tcBorders>
              <w:top w:val="nil"/>
              <w:left w:val="nil"/>
              <w:bottom w:val="single" w:sz="4" w:space="0" w:color="auto"/>
              <w:right w:val="single" w:sz="4" w:space="0" w:color="auto"/>
            </w:tcBorders>
            <w:vAlign w:val="center"/>
            <w:hideMark/>
          </w:tcPr>
          <w:p w14:paraId="7239BDC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NICK JACKSON</w:t>
            </w:r>
          </w:p>
        </w:tc>
        <w:tc>
          <w:tcPr>
            <w:tcW w:w="916" w:type="dxa"/>
            <w:tcBorders>
              <w:top w:val="nil"/>
              <w:left w:val="nil"/>
              <w:bottom w:val="nil"/>
              <w:right w:val="nil"/>
            </w:tcBorders>
            <w:vAlign w:val="center"/>
            <w:hideMark/>
          </w:tcPr>
          <w:p w14:paraId="2C318D73"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40C43D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222</w:t>
            </w:r>
          </w:p>
        </w:tc>
        <w:tc>
          <w:tcPr>
            <w:tcW w:w="2737" w:type="dxa"/>
            <w:tcBorders>
              <w:top w:val="nil"/>
              <w:left w:val="nil"/>
              <w:bottom w:val="single" w:sz="8" w:space="0" w:color="auto"/>
              <w:right w:val="single" w:sz="8" w:space="0" w:color="auto"/>
            </w:tcBorders>
            <w:vAlign w:val="center"/>
            <w:hideMark/>
          </w:tcPr>
          <w:p w14:paraId="6592E7B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RAJ DATTU PHATAK</w:t>
            </w:r>
          </w:p>
        </w:tc>
        <w:tc>
          <w:tcPr>
            <w:tcW w:w="1465" w:type="dxa"/>
            <w:tcBorders>
              <w:top w:val="nil"/>
              <w:left w:val="nil"/>
              <w:bottom w:val="single" w:sz="8" w:space="0" w:color="auto"/>
              <w:right w:val="single" w:sz="8" w:space="0" w:color="auto"/>
            </w:tcBorders>
            <w:vAlign w:val="center"/>
            <w:hideMark/>
          </w:tcPr>
          <w:p w14:paraId="4FCF5CA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220923DF"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A48EA8F"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74</w:t>
            </w:r>
          </w:p>
        </w:tc>
        <w:tc>
          <w:tcPr>
            <w:tcW w:w="2531" w:type="dxa"/>
            <w:tcBorders>
              <w:top w:val="nil"/>
              <w:left w:val="nil"/>
              <w:bottom w:val="single" w:sz="4" w:space="0" w:color="auto"/>
              <w:right w:val="single" w:sz="4" w:space="0" w:color="auto"/>
            </w:tcBorders>
            <w:vAlign w:val="center"/>
            <w:hideMark/>
          </w:tcPr>
          <w:p w14:paraId="7A5B22BF"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NILKANTH NIKAM</w:t>
            </w:r>
          </w:p>
        </w:tc>
        <w:tc>
          <w:tcPr>
            <w:tcW w:w="1404" w:type="dxa"/>
            <w:tcBorders>
              <w:top w:val="nil"/>
              <w:left w:val="nil"/>
              <w:bottom w:val="single" w:sz="4" w:space="0" w:color="auto"/>
              <w:right w:val="single" w:sz="4" w:space="0" w:color="auto"/>
            </w:tcBorders>
            <w:vAlign w:val="center"/>
            <w:hideMark/>
          </w:tcPr>
          <w:p w14:paraId="1550FF7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5F641D83"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ECD22C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223</w:t>
            </w:r>
          </w:p>
        </w:tc>
        <w:tc>
          <w:tcPr>
            <w:tcW w:w="2737" w:type="dxa"/>
            <w:tcBorders>
              <w:top w:val="nil"/>
              <w:left w:val="nil"/>
              <w:bottom w:val="single" w:sz="8" w:space="0" w:color="auto"/>
              <w:right w:val="single" w:sz="8" w:space="0" w:color="auto"/>
            </w:tcBorders>
            <w:vAlign w:val="center"/>
            <w:hideMark/>
          </w:tcPr>
          <w:p w14:paraId="3EBBED4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RAMCHANDRA KISAN DHUMAL</w:t>
            </w:r>
          </w:p>
        </w:tc>
        <w:tc>
          <w:tcPr>
            <w:tcW w:w="1465" w:type="dxa"/>
            <w:tcBorders>
              <w:top w:val="nil"/>
              <w:left w:val="nil"/>
              <w:bottom w:val="single" w:sz="8" w:space="0" w:color="auto"/>
              <w:right w:val="single" w:sz="8" w:space="0" w:color="auto"/>
            </w:tcBorders>
            <w:vAlign w:val="center"/>
            <w:hideMark/>
          </w:tcPr>
          <w:p w14:paraId="4A89C2F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3DBAA5AF"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3B1E6F2"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75</w:t>
            </w:r>
          </w:p>
        </w:tc>
        <w:tc>
          <w:tcPr>
            <w:tcW w:w="2531" w:type="dxa"/>
            <w:tcBorders>
              <w:top w:val="nil"/>
              <w:left w:val="nil"/>
              <w:bottom w:val="single" w:sz="4" w:space="0" w:color="auto"/>
              <w:right w:val="single" w:sz="4" w:space="0" w:color="auto"/>
            </w:tcBorders>
            <w:vAlign w:val="center"/>
            <w:hideMark/>
          </w:tcPr>
          <w:p w14:paraId="6AF5AFF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OMKAR RAJENDRA MAHADIK</w:t>
            </w:r>
          </w:p>
        </w:tc>
        <w:tc>
          <w:tcPr>
            <w:tcW w:w="1404" w:type="dxa"/>
            <w:tcBorders>
              <w:top w:val="nil"/>
              <w:left w:val="nil"/>
              <w:bottom w:val="single" w:sz="4" w:space="0" w:color="auto"/>
              <w:right w:val="single" w:sz="4" w:space="0" w:color="auto"/>
            </w:tcBorders>
            <w:vAlign w:val="center"/>
            <w:hideMark/>
          </w:tcPr>
          <w:p w14:paraId="6E6BD58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OLIVER SMITH</w:t>
            </w:r>
          </w:p>
        </w:tc>
        <w:tc>
          <w:tcPr>
            <w:tcW w:w="916" w:type="dxa"/>
            <w:tcBorders>
              <w:top w:val="nil"/>
              <w:left w:val="nil"/>
              <w:bottom w:val="nil"/>
              <w:right w:val="nil"/>
            </w:tcBorders>
            <w:vAlign w:val="center"/>
            <w:hideMark/>
          </w:tcPr>
          <w:p w14:paraId="39EC0E7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FF2A98B" w14:textId="77777777" w:rsidR="003F664A" w:rsidRPr="00630201" w:rsidRDefault="003F664A" w:rsidP="008E279B">
            <w:pPr>
              <w:jc w:val="right"/>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224</w:t>
            </w:r>
          </w:p>
        </w:tc>
        <w:tc>
          <w:tcPr>
            <w:tcW w:w="2737" w:type="dxa"/>
            <w:tcBorders>
              <w:top w:val="nil"/>
              <w:left w:val="nil"/>
              <w:bottom w:val="single" w:sz="8" w:space="0" w:color="auto"/>
              <w:right w:val="single" w:sz="8" w:space="0" w:color="auto"/>
            </w:tcBorders>
            <w:vAlign w:val="center"/>
            <w:hideMark/>
          </w:tcPr>
          <w:p w14:paraId="0B5EFE9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1465" w:type="dxa"/>
            <w:tcBorders>
              <w:top w:val="nil"/>
              <w:left w:val="nil"/>
              <w:bottom w:val="single" w:sz="8" w:space="0" w:color="auto"/>
              <w:right w:val="single" w:sz="8" w:space="0" w:color="auto"/>
            </w:tcBorders>
            <w:vAlign w:val="center"/>
            <w:hideMark/>
          </w:tcPr>
          <w:p w14:paraId="56595FB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3EC3F64D"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C73041D"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76</w:t>
            </w:r>
          </w:p>
        </w:tc>
        <w:tc>
          <w:tcPr>
            <w:tcW w:w="2531" w:type="dxa"/>
            <w:tcBorders>
              <w:top w:val="nil"/>
              <w:left w:val="nil"/>
              <w:bottom w:val="single" w:sz="4" w:space="0" w:color="auto"/>
              <w:right w:val="single" w:sz="4" w:space="0" w:color="auto"/>
            </w:tcBorders>
            <w:vAlign w:val="center"/>
            <w:hideMark/>
          </w:tcPr>
          <w:p w14:paraId="2371A8B3"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PARAMASHIVAM SUNITHA</w:t>
            </w:r>
          </w:p>
        </w:tc>
        <w:tc>
          <w:tcPr>
            <w:tcW w:w="1404" w:type="dxa"/>
            <w:tcBorders>
              <w:top w:val="nil"/>
              <w:left w:val="nil"/>
              <w:bottom w:val="single" w:sz="4" w:space="0" w:color="auto"/>
              <w:right w:val="single" w:sz="4" w:space="0" w:color="auto"/>
            </w:tcBorders>
            <w:vAlign w:val="center"/>
            <w:hideMark/>
          </w:tcPr>
          <w:p w14:paraId="5A619E8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STELLA JONES</w:t>
            </w:r>
          </w:p>
        </w:tc>
        <w:tc>
          <w:tcPr>
            <w:tcW w:w="916" w:type="dxa"/>
            <w:tcBorders>
              <w:top w:val="nil"/>
              <w:left w:val="nil"/>
              <w:bottom w:val="nil"/>
              <w:right w:val="nil"/>
            </w:tcBorders>
            <w:vAlign w:val="center"/>
            <w:hideMark/>
          </w:tcPr>
          <w:p w14:paraId="6E0BE0DB"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8BE31C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225</w:t>
            </w:r>
          </w:p>
        </w:tc>
        <w:tc>
          <w:tcPr>
            <w:tcW w:w="2737" w:type="dxa"/>
            <w:tcBorders>
              <w:top w:val="nil"/>
              <w:left w:val="nil"/>
              <w:bottom w:val="single" w:sz="8" w:space="0" w:color="auto"/>
              <w:right w:val="single" w:sz="8" w:space="0" w:color="auto"/>
            </w:tcBorders>
            <w:vAlign w:val="center"/>
            <w:hideMark/>
          </w:tcPr>
          <w:p w14:paraId="1387D79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AVINASH SAHADU DHANVE</w:t>
            </w:r>
          </w:p>
        </w:tc>
        <w:tc>
          <w:tcPr>
            <w:tcW w:w="1465" w:type="dxa"/>
            <w:tcBorders>
              <w:top w:val="nil"/>
              <w:left w:val="nil"/>
              <w:bottom w:val="single" w:sz="8" w:space="0" w:color="auto"/>
              <w:right w:val="single" w:sz="8" w:space="0" w:color="auto"/>
            </w:tcBorders>
            <w:vAlign w:val="center"/>
            <w:hideMark/>
          </w:tcPr>
          <w:p w14:paraId="5D6675D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8BCE986"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7ECCB41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77</w:t>
            </w:r>
          </w:p>
        </w:tc>
        <w:tc>
          <w:tcPr>
            <w:tcW w:w="2531" w:type="dxa"/>
            <w:tcBorders>
              <w:top w:val="nil"/>
              <w:left w:val="nil"/>
              <w:bottom w:val="single" w:sz="4" w:space="0" w:color="auto"/>
              <w:right w:val="single" w:sz="4" w:space="0" w:color="auto"/>
            </w:tcBorders>
            <w:vAlign w:val="center"/>
            <w:hideMark/>
          </w:tcPr>
          <w:p w14:paraId="0E2611E8"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PRAKASH VISHNU BISHT</w:t>
            </w:r>
          </w:p>
        </w:tc>
        <w:tc>
          <w:tcPr>
            <w:tcW w:w="1404" w:type="dxa"/>
            <w:tcBorders>
              <w:top w:val="nil"/>
              <w:left w:val="nil"/>
              <w:bottom w:val="single" w:sz="4" w:space="0" w:color="auto"/>
              <w:right w:val="single" w:sz="4" w:space="0" w:color="auto"/>
            </w:tcBorders>
            <w:vAlign w:val="center"/>
            <w:hideMark/>
          </w:tcPr>
          <w:p w14:paraId="6589974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PERRY CLARK </w:t>
            </w:r>
          </w:p>
        </w:tc>
        <w:tc>
          <w:tcPr>
            <w:tcW w:w="916" w:type="dxa"/>
            <w:tcBorders>
              <w:top w:val="nil"/>
              <w:left w:val="nil"/>
              <w:bottom w:val="nil"/>
              <w:right w:val="nil"/>
            </w:tcBorders>
            <w:vAlign w:val="center"/>
            <w:hideMark/>
          </w:tcPr>
          <w:p w14:paraId="6A7D0F6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AC5AEE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226</w:t>
            </w:r>
          </w:p>
        </w:tc>
        <w:tc>
          <w:tcPr>
            <w:tcW w:w="2737" w:type="dxa"/>
            <w:tcBorders>
              <w:top w:val="nil"/>
              <w:left w:val="nil"/>
              <w:bottom w:val="single" w:sz="8" w:space="0" w:color="auto"/>
              <w:right w:val="single" w:sz="8" w:space="0" w:color="auto"/>
            </w:tcBorders>
            <w:vAlign w:val="center"/>
            <w:hideMark/>
          </w:tcPr>
          <w:p w14:paraId="6CD29EE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KUNAL S KESKAR</w:t>
            </w:r>
          </w:p>
        </w:tc>
        <w:tc>
          <w:tcPr>
            <w:tcW w:w="1465" w:type="dxa"/>
            <w:tcBorders>
              <w:top w:val="nil"/>
              <w:left w:val="nil"/>
              <w:bottom w:val="single" w:sz="8" w:space="0" w:color="auto"/>
              <w:right w:val="single" w:sz="8" w:space="0" w:color="auto"/>
            </w:tcBorders>
            <w:vAlign w:val="center"/>
            <w:hideMark/>
          </w:tcPr>
          <w:p w14:paraId="672670A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0DBBE00"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2578343"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78</w:t>
            </w:r>
          </w:p>
        </w:tc>
        <w:tc>
          <w:tcPr>
            <w:tcW w:w="2531" w:type="dxa"/>
            <w:tcBorders>
              <w:top w:val="nil"/>
              <w:left w:val="nil"/>
              <w:bottom w:val="single" w:sz="4" w:space="0" w:color="auto"/>
              <w:right w:val="single" w:sz="4" w:space="0" w:color="auto"/>
            </w:tcBorders>
            <w:vAlign w:val="center"/>
            <w:hideMark/>
          </w:tcPr>
          <w:p w14:paraId="4253630D"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PRASAD ARUN CHOUDHARI</w:t>
            </w:r>
          </w:p>
        </w:tc>
        <w:tc>
          <w:tcPr>
            <w:tcW w:w="1404" w:type="dxa"/>
            <w:tcBorders>
              <w:top w:val="nil"/>
              <w:left w:val="nil"/>
              <w:bottom w:val="single" w:sz="4" w:space="0" w:color="auto"/>
              <w:right w:val="single" w:sz="4" w:space="0" w:color="auto"/>
            </w:tcBorders>
            <w:vAlign w:val="center"/>
            <w:hideMark/>
          </w:tcPr>
          <w:p w14:paraId="140BCF07" w14:textId="77777777" w:rsidR="003F664A" w:rsidRPr="00630201" w:rsidRDefault="003F664A" w:rsidP="008E279B">
            <w:pPr>
              <w:jc w:val="cente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Phillip Anderson</w:t>
            </w: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24120933"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2F7B23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227</w:t>
            </w:r>
          </w:p>
        </w:tc>
        <w:tc>
          <w:tcPr>
            <w:tcW w:w="2737" w:type="dxa"/>
            <w:tcBorders>
              <w:top w:val="nil"/>
              <w:left w:val="nil"/>
              <w:bottom w:val="single" w:sz="8" w:space="0" w:color="auto"/>
              <w:right w:val="single" w:sz="8" w:space="0" w:color="auto"/>
            </w:tcBorders>
            <w:vAlign w:val="center"/>
            <w:hideMark/>
          </w:tcPr>
          <w:p w14:paraId="537C7C6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SOHRAB BEHZAD AMIRI</w:t>
            </w:r>
          </w:p>
        </w:tc>
        <w:tc>
          <w:tcPr>
            <w:tcW w:w="1465" w:type="dxa"/>
            <w:tcBorders>
              <w:top w:val="nil"/>
              <w:left w:val="nil"/>
              <w:bottom w:val="single" w:sz="8" w:space="0" w:color="auto"/>
              <w:right w:val="single" w:sz="8" w:space="0" w:color="auto"/>
            </w:tcBorders>
            <w:vAlign w:val="center"/>
            <w:hideMark/>
          </w:tcPr>
          <w:p w14:paraId="69BE9EB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1097C7B"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914F8F1"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lastRenderedPageBreak/>
              <w:t>79</w:t>
            </w:r>
          </w:p>
        </w:tc>
        <w:tc>
          <w:tcPr>
            <w:tcW w:w="2531" w:type="dxa"/>
            <w:tcBorders>
              <w:top w:val="nil"/>
              <w:left w:val="nil"/>
              <w:bottom w:val="single" w:sz="4" w:space="0" w:color="auto"/>
              <w:right w:val="single" w:sz="4" w:space="0" w:color="auto"/>
            </w:tcBorders>
            <w:vAlign w:val="center"/>
            <w:hideMark/>
          </w:tcPr>
          <w:p w14:paraId="549F0174"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PRASAD JAIRAM GAWDE</w:t>
            </w:r>
          </w:p>
        </w:tc>
        <w:tc>
          <w:tcPr>
            <w:tcW w:w="1404" w:type="dxa"/>
            <w:tcBorders>
              <w:top w:val="nil"/>
              <w:left w:val="nil"/>
              <w:bottom w:val="single" w:sz="4" w:space="0" w:color="auto"/>
              <w:right w:val="single" w:sz="4" w:space="0" w:color="auto"/>
            </w:tcBorders>
            <w:vAlign w:val="center"/>
            <w:hideMark/>
          </w:tcPr>
          <w:p w14:paraId="7307990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PETER GOMES</w:t>
            </w:r>
          </w:p>
        </w:tc>
        <w:tc>
          <w:tcPr>
            <w:tcW w:w="916" w:type="dxa"/>
            <w:tcBorders>
              <w:top w:val="nil"/>
              <w:left w:val="nil"/>
              <w:bottom w:val="nil"/>
              <w:right w:val="nil"/>
            </w:tcBorders>
            <w:vAlign w:val="center"/>
            <w:hideMark/>
          </w:tcPr>
          <w:p w14:paraId="058786BB"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B4862E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228</w:t>
            </w:r>
          </w:p>
        </w:tc>
        <w:tc>
          <w:tcPr>
            <w:tcW w:w="2737" w:type="dxa"/>
            <w:tcBorders>
              <w:top w:val="nil"/>
              <w:left w:val="nil"/>
              <w:bottom w:val="single" w:sz="8" w:space="0" w:color="auto"/>
              <w:right w:val="single" w:sz="8" w:space="0" w:color="auto"/>
            </w:tcBorders>
            <w:vAlign w:val="center"/>
            <w:hideMark/>
          </w:tcPr>
          <w:p w14:paraId="6307809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SATISH TOBARE</w:t>
            </w:r>
          </w:p>
        </w:tc>
        <w:tc>
          <w:tcPr>
            <w:tcW w:w="1465" w:type="dxa"/>
            <w:tcBorders>
              <w:top w:val="nil"/>
              <w:left w:val="nil"/>
              <w:bottom w:val="single" w:sz="8" w:space="0" w:color="auto"/>
              <w:right w:val="single" w:sz="8" w:space="0" w:color="auto"/>
            </w:tcBorders>
            <w:vAlign w:val="center"/>
            <w:hideMark/>
          </w:tcPr>
          <w:p w14:paraId="31DC71E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E50B1A5"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13F9804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80</w:t>
            </w:r>
          </w:p>
        </w:tc>
        <w:tc>
          <w:tcPr>
            <w:tcW w:w="2531" w:type="dxa"/>
            <w:tcBorders>
              <w:top w:val="nil"/>
              <w:left w:val="nil"/>
              <w:bottom w:val="single" w:sz="4" w:space="0" w:color="auto"/>
              <w:right w:val="single" w:sz="4" w:space="0" w:color="auto"/>
            </w:tcBorders>
            <w:vAlign w:val="center"/>
            <w:hideMark/>
          </w:tcPr>
          <w:p w14:paraId="65BB1EE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PRASAD NAIR</w:t>
            </w:r>
          </w:p>
        </w:tc>
        <w:tc>
          <w:tcPr>
            <w:tcW w:w="1404" w:type="dxa"/>
            <w:tcBorders>
              <w:top w:val="nil"/>
              <w:left w:val="nil"/>
              <w:bottom w:val="single" w:sz="4" w:space="0" w:color="auto"/>
              <w:right w:val="single" w:sz="4" w:space="0" w:color="auto"/>
            </w:tcBorders>
            <w:vAlign w:val="center"/>
            <w:hideMark/>
          </w:tcPr>
          <w:p w14:paraId="569D481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PABLO NOAH</w:t>
            </w:r>
          </w:p>
        </w:tc>
        <w:tc>
          <w:tcPr>
            <w:tcW w:w="916" w:type="dxa"/>
            <w:tcBorders>
              <w:top w:val="nil"/>
              <w:left w:val="nil"/>
              <w:bottom w:val="nil"/>
              <w:right w:val="nil"/>
            </w:tcBorders>
            <w:vAlign w:val="center"/>
            <w:hideMark/>
          </w:tcPr>
          <w:p w14:paraId="6AE3F28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5DBD9C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229</w:t>
            </w:r>
          </w:p>
        </w:tc>
        <w:tc>
          <w:tcPr>
            <w:tcW w:w="2737" w:type="dxa"/>
            <w:tcBorders>
              <w:top w:val="nil"/>
              <w:left w:val="nil"/>
              <w:bottom w:val="single" w:sz="8" w:space="0" w:color="auto"/>
              <w:right w:val="single" w:sz="8" w:space="0" w:color="auto"/>
            </w:tcBorders>
            <w:vAlign w:val="center"/>
            <w:hideMark/>
          </w:tcPr>
          <w:p w14:paraId="1E3F15C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COLLATERAL REVIEW SERVICES TECHNOLOGY LLP, INDIA/LLC, USA</w:t>
            </w:r>
          </w:p>
        </w:tc>
        <w:tc>
          <w:tcPr>
            <w:tcW w:w="1465" w:type="dxa"/>
            <w:tcBorders>
              <w:top w:val="nil"/>
              <w:left w:val="nil"/>
              <w:bottom w:val="single" w:sz="8" w:space="0" w:color="auto"/>
              <w:right w:val="single" w:sz="8" w:space="0" w:color="auto"/>
            </w:tcBorders>
            <w:vAlign w:val="center"/>
            <w:hideMark/>
          </w:tcPr>
          <w:p w14:paraId="7533C67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1A516AC9"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58BBE3A0"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81</w:t>
            </w:r>
          </w:p>
        </w:tc>
        <w:tc>
          <w:tcPr>
            <w:tcW w:w="2531" w:type="dxa"/>
            <w:tcBorders>
              <w:top w:val="nil"/>
              <w:left w:val="nil"/>
              <w:bottom w:val="single" w:sz="4" w:space="0" w:color="auto"/>
              <w:right w:val="single" w:sz="4" w:space="0" w:color="auto"/>
            </w:tcBorders>
            <w:vAlign w:val="center"/>
            <w:hideMark/>
          </w:tcPr>
          <w:p w14:paraId="3B18656A"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PRASAD RAMAKANT NARWADKAR</w:t>
            </w:r>
          </w:p>
        </w:tc>
        <w:tc>
          <w:tcPr>
            <w:tcW w:w="1404" w:type="dxa"/>
            <w:tcBorders>
              <w:top w:val="nil"/>
              <w:left w:val="nil"/>
              <w:bottom w:val="single" w:sz="4" w:space="0" w:color="auto"/>
              <w:right w:val="single" w:sz="4" w:space="0" w:color="auto"/>
            </w:tcBorders>
            <w:vAlign w:val="center"/>
            <w:hideMark/>
          </w:tcPr>
          <w:p w14:paraId="31F769C0"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bottom"/>
            <w:hideMark/>
          </w:tcPr>
          <w:p w14:paraId="7BA0C735"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6207420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230</w:t>
            </w:r>
          </w:p>
        </w:tc>
        <w:tc>
          <w:tcPr>
            <w:tcW w:w="2737" w:type="dxa"/>
            <w:tcBorders>
              <w:top w:val="nil"/>
              <w:left w:val="nil"/>
              <w:bottom w:val="single" w:sz="8" w:space="0" w:color="auto"/>
              <w:right w:val="single" w:sz="8" w:space="0" w:color="auto"/>
            </w:tcBorders>
            <w:vAlign w:val="center"/>
            <w:hideMark/>
          </w:tcPr>
          <w:p w14:paraId="4B7BDCA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EAGLEX INFOSOLUTIONS PRIVATE LIMITED, INDIA</w:t>
            </w:r>
          </w:p>
        </w:tc>
        <w:tc>
          <w:tcPr>
            <w:tcW w:w="1465" w:type="dxa"/>
            <w:tcBorders>
              <w:top w:val="nil"/>
              <w:left w:val="nil"/>
              <w:bottom w:val="single" w:sz="8" w:space="0" w:color="auto"/>
              <w:right w:val="single" w:sz="8" w:space="0" w:color="auto"/>
            </w:tcBorders>
            <w:vAlign w:val="center"/>
            <w:hideMark/>
          </w:tcPr>
          <w:p w14:paraId="69CDE18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6D549BE"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07A4EB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82</w:t>
            </w:r>
          </w:p>
        </w:tc>
        <w:tc>
          <w:tcPr>
            <w:tcW w:w="2531" w:type="dxa"/>
            <w:tcBorders>
              <w:top w:val="nil"/>
              <w:left w:val="nil"/>
              <w:bottom w:val="single" w:sz="4" w:space="0" w:color="auto"/>
              <w:right w:val="single" w:sz="4" w:space="0" w:color="auto"/>
            </w:tcBorders>
            <w:vAlign w:val="center"/>
            <w:hideMark/>
          </w:tcPr>
          <w:p w14:paraId="2F2B07C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PRASHANT NARAYAN JAGTAP</w:t>
            </w:r>
          </w:p>
        </w:tc>
        <w:tc>
          <w:tcPr>
            <w:tcW w:w="1404" w:type="dxa"/>
            <w:tcBorders>
              <w:top w:val="nil"/>
              <w:left w:val="nil"/>
              <w:bottom w:val="single" w:sz="4" w:space="0" w:color="auto"/>
              <w:right w:val="single" w:sz="4" w:space="0" w:color="auto"/>
            </w:tcBorders>
            <w:vAlign w:val="center"/>
            <w:hideMark/>
          </w:tcPr>
          <w:p w14:paraId="20D5CE0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Paul Wilson </w:t>
            </w:r>
          </w:p>
        </w:tc>
        <w:tc>
          <w:tcPr>
            <w:tcW w:w="916" w:type="dxa"/>
            <w:tcBorders>
              <w:top w:val="nil"/>
              <w:left w:val="nil"/>
              <w:bottom w:val="nil"/>
              <w:right w:val="nil"/>
            </w:tcBorders>
            <w:vAlign w:val="center"/>
            <w:hideMark/>
          </w:tcPr>
          <w:p w14:paraId="454CFA78"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5319BF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231</w:t>
            </w:r>
          </w:p>
        </w:tc>
        <w:tc>
          <w:tcPr>
            <w:tcW w:w="2737" w:type="dxa"/>
            <w:tcBorders>
              <w:top w:val="nil"/>
              <w:left w:val="nil"/>
              <w:bottom w:val="single" w:sz="8" w:space="0" w:color="auto"/>
              <w:right w:val="single" w:sz="8" w:space="0" w:color="auto"/>
            </w:tcBorders>
            <w:vAlign w:val="center"/>
            <w:hideMark/>
          </w:tcPr>
          <w:p w14:paraId="4B3952C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ARDUR TECHNOLOGY LLC, INDIA</w:t>
            </w:r>
          </w:p>
        </w:tc>
        <w:tc>
          <w:tcPr>
            <w:tcW w:w="1465" w:type="dxa"/>
            <w:tcBorders>
              <w:top w:val="nil"/>
              <w:left w:val="nil"/>
              <w:bottom w:val="single" w:sz="8" w:space="0" w:color="auto"/>
              <w:right w:val="single" w:sz="8" w:space="0" w:color="auto"/>
            </w:tcBorders>
            <w:vAlign w:val="center"/>
            <w:hideMark/>
          </w:tcPr>
          <w:p w14:paraId="7129ACC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347026DA"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1F7AF1F1"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83</w:t>
            </w:r>
          </w:p>
        </w:tc>
        <w:tc>
          <w:tcPr>
            <w:tcW w:w="2531" w:type="dxa"/>
            <w:tcBorders>
              <w:top w:val="nil"/>
              <w:left w:val="nil"/>
              <w:bottom w:val="single" w:sz="4" w:space="0" w:color="auto"/>
              <w:right w:val="single" w:sz="4" w:space="0" w:color="auto"/>
            </w:tcBorders>
            <w:vAlign w:val="center"/>
            <w:hideMark/>
          </w:tcPr>
          <w:p w14:paraId="4AA05DF4"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PRASHANT PATIL</w:t>
            </w:r>
          </w:p>
        </w:tc>
        <w:tc>
          <w:tcPr>
            <w:tcW w:w="1404" w:type="dxa"/>
            <w:tcBorders>
              <w:top w:val="nil"/>
              <w:left w:val="nil"/>
              <w:bottom w:val="single" w:sz="4" w:space="0" w:color="auto"/>
              <w:right w:val="single" w:sz="4" w:space="0" w:color="auto"/>
            </w:tcBorders>
            <w:vAlign w:val="center"/>
            <w:hideMark/>
          </w:tcPr>
          <w:p w14:paraId="05412459" w14:textId="77777777" w:rsidR="003F664A" w:rsidRPr="00630201" w:rsidRDefault="003F664A" w:rsidP="008E279B">
            <w:pPr>
              <w:jc w:val="cente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Roger Huges</w:t>
            </w: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2F1C217B"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53D398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232</w:t>
            </w:r>
          </w:p>
        </w:tc>
        <w:tc>
          <w:tcPr>
            <w:tcW w:w="2737" w:type="dxa"/>
            <w:tcBorders>
              <w:top w:val="nil"/>
              <w:left w:val="nil"/>
              <w:bottom w:val="single" w:sz="8" w:space="0" w:color="auto"/>
              <w:right w:val="single" w:sz="8" w:space="0" w:color="auto"/>
            </w:tcBorders>
            <w:vAlign w:val="center"/>
            <w:hideMark/>
          </w:tcPr>
          <w:p w14:paraId="78D50C0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ARDUR TECHSERV PRIVATE LIMITED, INDIA</w:t>
            </w:r>
          </w:p>
        </w:tc>
        <w:tc>
          <w:tcPr>
            <w:tcW w:w="1465" w:type="dxa"/>
            <w:tcBorders>
              <w:top w:val="nil"/>
              <w:left w:val="nil"/>
              <w:bottom w:val="single" w:sz="8" w:space="0" w:color="auto"/>
              <w:right w:val="single" w:sz="8" w:space="0" w:color="auto"/>
            </w:tcBorders>
            <w:vAlign w:val="center"/>
            <w:hideMark/>
          </w:tcPr>
          <w:p w14:paraId="203BE29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223484C1"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4D8F3FED"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84</w:t>
            </w:r>
          </w:p>
        </w:tc>
        <w:tc>
          <w:tcPr>
            <w:tcW w:w="2531" w:type="dxa"/>
            <w:tcBorders>
              <w:top w:val="nil"/>
              <w:left w:val="nil"/>
              <w:bottom w:val="single" w:sz="4" w:space="0" w:color="auto"/>
              <w:right w:val="single" w:sz="4" w:space="0" w:color="auto"/>
            </w:tcBorders>
            <w:vAlign w:val="center"/>
            <w:hideMark/>
          </w:tcPr>
          <w:p w14:paraId="0B9452E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PRAVIN BAPU KADU</w:t>
            </w:r>
          </w:p>
        </w:tc>
        <w:tc>
          <w:tcPr>
            <w:tcW w:w="1404" w:type="dxa"/>
            <w:tcBorders>
              <w:top w:val="nil"/>
              <w:left w:val="nil"/>
              <w:bottom w:val="single" w:sz="4" w:space="0" w:color="auto"/>
              <w:right w:val="single" w:sz="4" w:space="0" w:color="auto"/>
            </w:tcBorders>
            <w:vAlign w:val="center"/>
            <w:hideMark/>
          </w:tcPr>
          <w:p w14:paraId="543DE9D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663FFF1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02930F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233</w:t>
            </w:r>
          </w:p>
        </w:tc>
        <w:tc>
          <w:tcPr>
            <w:tcW w:w="2737" w:type="dxa"/>
            <w:tcBorders>
              <w:top w:val="nil"/>
              <w:left w:val="nil"/>
              <w:bottom w:val="single" w:sz="8" w:space="0" w:color="auto"/>
              <w:right w:val="single" w:sz="8" w:space="0" w:color="auto"/>
            </w:tcBorders>
            <w:vAlign w:val="center"/>
            <w:hideMark/>
          </w:tcPr>
          <w:p w14:paraId="0747CB3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ARDUR BUSINESS SOLUTIONS LLP, INDIA</w:t>
            </w:r>
          </w:p>
        </w:tc>
        <w:tc>
          <w:tcPr>
            <w:tcW w:w="1465" w:type="dxa"/>
            <w:tcBorders>
              <w:top w:val="nil"/>
              <w:left w:val="nil"/>
              <w:bottom w:val="single" w:sz="8" w:space="0" w:color="auto"/>
              <w:right w:val="single" w:sz="8" w:space="0" w:color="auto"/>
            </w:tcBorders>
            <w:vAlign w:val="center"/>
            <w:hideMark/>
          </w:tcPr>
          <w:p w14:paraId="684B0CB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69BBB08"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53D5AEA3"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85</w:t>
            </w:r>
          </w:p>
        </w:tc>
        <w:tc>
          <w:tcPr>
            <w:tcW w:w="2531" w:type="dxa"/>
            <w:tcBorders>
              <w:top w:val="nil"/>
              <w:left w:val="nil"/>
              <w:bottom w:val="single" w:sz="4" w:space="0" w:color="auto"/>
              <w:right w:val="single" w:sz="4" w:space="0" w:color="auto"/>
            </w:tcBorders>
            <w:vAlign w:val="center"/>
            <w:hideMark/>
          </w:tcPr>
          <w:p w14:paraId="47998AD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PRAVIN NAMDEV JADHAV</w:t>
            </w:r>
          </w:p>
        </w:tc>
        <w:tc>
          <w:tcPr>
            <w:tcW w:w="1404" w:type="dxa"/>
            <w:tcBorders>
              <w:top w:val="nil"/>
              <w:left w:val="nil"/>
              <w:bottom w:val="single" w:sz="4" w:space="0" w:color="auto"/>
              <w:right w:val="single" w:sz="4" w:space="0" w:color="auto"/>
            </w:tcBorders>
            <w:vAlign w:val="center"/>
            <w:hideMark/>
          </w:tcPr>
          <w:p w14:paraId="68703BF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PHILEMON TAYLOR</w:t>
            </w:r>
          </w:p>
        </w:tc>
        <w:tc>
          <w:tcPr>
            <w:tcW w:w="916" w:type="dxa"/>
            <w:tcBorders>
              <w:top w:val="nil"/>
              <w:left w:val="nil"/>
              <w:bottom w:val="nil"/>
              <w:right w:val="nil"/>
            </w:tcBorders>
            <w:vAlign w:val="center"/>
            <w:hideMark/>
          </w:tcPr>
          <w:p w14:paraId="34B92EC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F43422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234</w:t>
            </w:r>
          </w:p>
        </w:tc>
        <w:tc>
          <w:tcPr>
            <w:tcW w:w="2737" w:type="dxa"/>
            <w:tcBorders>
              <w:top w:val="nil"/>
              <w:left w:val="nil"/>
              <w:bottom w:val="single" w:sz="8" w:space="0" w:color="auto"/>
              <w:right w:val="single" w:sz="8" w:space="0" w:color="auto"/>
            </w:tcBorders>
            <w:vAlign w:val="center"/>
            <w:hideMark/>
          </w:tcPr>
          <w:p w14:paraId="124ED50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ALLEGIANCE GLOBAL DATA SOLUTIONS PRIVATE LIMITED, INDIA</w:t>
            </w:r>
          </w:p>
        </w:tc>
        <w:tc>
          <w:tcPr>
            <w:tcW w:w="1465" w:type="dxa"/>
            <w:tcBorders>
              <w:top w:val="nil"/>
              <w:left w:val="nil"/>
              <w:bottom w:val="single" w:sz="8" w:space="0" w:color="auto"/>
              <w:right w:val="single" w:sz="8" w:space="0" w:color="auto"/>
            </w:tcBorders>
            <w:vAlign w:val="center"/>
            <w:hideMark/>
          </w:tcPr>
          <w:p w14:paraId="754F19B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D323EF3"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4F630B7B"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86</w:t>
            </w:r>
          </w:p>
        </w:tc>
        <w:tc>
          <w:tcPr>
            <w:tcW w:w="2531" w:type="dxa"/>
            <w:tcBorders>
              <w:top w:val="nil"/>
              <w:left w:val="nil"/>
              <w:bottom w:val="single" w:sz="4" w:space="0" w:color="auto"/>
              <w:right w:val="single" w:sz="4" w:space="0" w:color="auto"/>
            </w:tcBorders>
            <w:vAlign w:val="center"/>
            <w:hideMark/>
          </w:tcPr>
          <w:p w14:paraId="25BC44FA"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PRISKILA MARK JAGALE</w:t>
            </w:r>
          </w:p>
        </w:tc>
        <w:tc>
          <w:tcPr>
            <w:tcW w:w="1404" w:type="dxa"/>
            <w:tcBorders>
              <w:top w:val="nil"/>
              <w:left w:val="nil"/>
              <w:bottom w:val="single" w:sz="4" w:space="0" w:color="auto"/>
              <w:right w:val="single" w:sz="4" w:space="0" w:color="auto"/>
            </w:tcBorders>
            <w:vAlign w:val="center"/>
            <w:hideMark/>
          </w:tcPr>
          <w:p w14:paraId="42AEF5C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PRISCILA JEFFERSON</w:t>
            </w:r>
          </w:p>
        </w:tc>
        <w:tc>
          <w:tcPr>
            <w:tcW w:w="916" w:type="dxa"/>
            <w:tcBorders>
              <w:top w:val="nil"/>
              <w:left w:val="nil"/>
              <w:bottom w:val="nil"/>
              <w:right w:val="nil"/>
            </w:tcBorders>
            <w:vAlign w:val="center"/>
            <w:hideMark/>
          </w:tcPr>
          <w:p w14:paraId="4D1692C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60AAA5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235</w:t>
            </w:r>
          </w:p>
        </w:tc>
        <w:tc>
          <w:tcPr>
            <w:tcW w:w="2737" w:type="dxa"/>
            <w:tcBorders>
              <w:top w:val="nil"/>
              <w:left w:val="nil"/>
              <w:bottom w:val="single" w:sz="8" w:space="0" w:color="auto"/>
              <w:right w:val="single" w:sz="8" w:space="0" w:color="auto"/>
            </w:tcBorders>
            <w:vAlign w:val="center"/>
            <w:hideMark/>
          </w:tcPr>
          <w:p w14:paraId="1235028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RECKONDATA SOLUTIONS LLP, INDIA</w:t>
            </w:r>
          </w:p>
        </w:tc>
        <w:tc>
          <w:tcPr>
            <w:tcW w:w="1465" w:type="dxa"/>
            <w:tcBorders>
              <w:top w:val="nil"/>
              <w:left w:val="nil"/>
              <w:bottom w:val="single" w:sz="8" w:space="0" w:color="auto"/>
              <w:right w:val="single" w:sz="8" w:space="0" w:color="auto"/>
            </w:tcBorders>
            <w:vAlign w:val="center"/>
            <w:hideMark/>
          </w:tcPr>
          <w:p w14:paraId="16AFB15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3344EDBE"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3BA5D7E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87</w:t>
            </w:r>
          </w:p>
        </w:tc>
        <w:tc>
          <w:tcPr>
            <w:tcW w:w="2531" w:type="dxa"/>
            <w:tcBorders>
              <w:top w:val="nil"/>
              <w:left w:val="nil"/>
              <w:bottom w:val="single" w:sz="4" w:space="0" w:color="auto"/>
              <w:right w:val="single" w:sz="4" w:space="0" w:color="auto"/>
            </w:tcBorders>
            <w:shd w:val="clear" w:color="000000" w:fill="FFFFFF"/>
            <w:vAlign w:val="center"/>
            <w:hideMark/>
          </w:tcPr>
          <w:p w14:paraId="64589AD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PRITAM GOLE</w:t>
            </w:r>
          </w:p>
        </w:tc>
        <w:tc>
          <w:tcPr>
            <w:tcW w:w="1404" w:type="dxa"/>
            <w:tcBorders>
              <w:top w:val="nil"/>
              <w:left w:val="nil"/>
              <w:bottom w:val="single" w:sz="4" w:space="0" w:color="auto"/>
              <w:right w:val="single" w:sz="4" w:space="0" w:color="auto"/>
            </w:tcBorders>
            <w:shd w:val="clear" w:color="000000" w:fill="FFFFFF"/>
            <w:vAlign w:val="center"/>
            <w:hideMark/>
          </w:tcPr>
          <w:p w14:paraId="3639602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PRINCETON GARRETT</w:t>
            </w:r>
          </w:p>
        </w:tc>
        <w:tc>
          <w:tcPr>
            <w:tcW w:w="916" w:type="dxa"/>
            <w:tcBorders>
              <w:top w:val="nil"/>
              <w:left w:val="nil"/>
              <w:bottom w:val="nil"/>
              <w:right w:val="nil"/>
            </w:tcBorders>
            <w:shd w:val="clear" w:color="000000" w:fill="FFFFFF"/>
            <w:vAlign w:val="center"/>
            <w:hideMark/>
          </w:tcPr>
          <w:p w14:paraId="522BAD6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70A77F4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236</w:t>
            </w:r>
          </w:p>
        </w:tc>
        <w:tc>
          <w:tcPr>
            <w:tcW w:w="2737" w:type="dxa"/>
            <w:tcBorders>
              <w:top w:val="nil"/>
              <w:left w:val="nil"/>
              <w:bottom w:val="single" w:sz="8" w:space="0" w:color="auto"/>
              <w:right w:val="single" w:sz="8" w:space="0" w:color="auto"/>
            </w:tcBorders>
            <w:vAlign w:val="center"/>
            <w:hideMark/>
          </w:tcPr>
          <w:p w14:paraId="64CB08E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SUNTEL GLOBAL, INDIA</w:t>
            </w:r>
          </w:p>
        </w:tc>
        <w:tc>
          <w:tcPr>
            <w:tcW w:w="1465" w:type="dxa"/>
            <w:tcBorders>
              <w:top w:val="nil"/>
              <w:left w:val="nil"/>
              <w:bottom w:val="single" w:sz="8" w:space="0" w:color="auto"/>
              <w:right w:val="single" w:sz="8" w:space="0" w:color="auto"/>
            </w:tcBorders>
            <w:vAlign w:val="center"/>
            <w:hideMark/>
          </w:tcPr>
          <w:p w14:paraId="5C22849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0A1158B7"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766172E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88</w:t>
            </w:r>
          </w:p>
        </w:tc>
        <w:tc>
          <w:tcPr>
            <w:tcW w:w="2531" w:type="dxa"/>
            <w:tcBorders>
              <w:top w:val="nil"/>
              <w:left w:val="nil"/>
              <w:bottom w:val="single" w:sz="4" w:space="0" w:color="auto"/>
              <w:right w:val="single" w:sz="4" w:space="0" w:color="auto"/>
            </w:tcBorders>
            <w:shd w:val="clear" w:color="000000" w:fill="FFFFFF"/>
            <w:vAlign w:val="center"/>
            <w:hideMark/>
          </w:tcPr>
          <w:p w14:paraId="138202CE"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PRIYANKA ANIL SHELAR</w:t>
            </w:r>
          </w:p>
        </w:tc>
        <w:tc>
          <w:tcPr>
            <w:tcW w:w="1404" w:type="dxa"/>
            <w:tcBorders>
              <w:top w:val="nil"/>
              <w:left w:val="nil"/>
              <w:bottom w:val="single" w:sz="4" w:space="0" w:color="auto"/>
              <w:right w:val="single" w:sz="4" w:space="0" w:color="auto"/>
            </w:tcBorders>
            <w:shd w:val="clear" w:color="000000" w:fill="FFFFFF"/>
            <w:vAlign w:val="center"/>
            <w:hideMark/>
          </w:tcPr>
          <w:p w14:paraId="7DB2481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14:paraId="3B8571F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09725DF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237</w:t>
            </w:r>
          </w:p>
        </w:tc>
        <w:tc>
          <w:tcPr>
            <w:tcW w:w="2737" w:type="dxa"/>
            <w:tcBorders>
              <w:top w:val="nil"/>
              <w:left w:val="nil"/>
              <w:bottom w:val="single" w:sz="8" w:space="0" w:color="auto"/>
              <w:right w:val="single" w:sz="8" w:space="0" w:color="auto"/>
            </w:tcBorders>
            <w:vAlign w:val="center"/>
            <w:hideMark/>
          </w:tcPr>
          <w:p w14:paraId="038B6D8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DIGIMAGNUS BUSINESS SOLUTIONS PRIVATELIMITED, INDIA</w:t>
            </w:r>
          </w:p>
        </w:tc>
        <w:tc>
          <w:tcPr>
            <w:tcW w:w="1465" w:type="dxa"/>
            <w:tcBorders>
              <w:top w:val="nil"/>
              <w:left w:val="nil"/>
              <w:bottom w:val="single" w:sz="8" w:space="0" w:color="auto"/>
              <w:right w:val="single" w:sz="8" w:space="0" w:color="auto"/>
            </w:tcBorders>
            <w:vAlign w:val="center"/>
            <w:hideMark/>
          </w:tcPr>
          <w:p w14:paraId="16F6832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0B5A06F1"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6852225"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89</w:t>
            </w:r>
          </w:p>
        </w:tc>
        <w:tc>
          <w:tcPr>
            <w:tcW w:w="2531" w:type="dxa"/>
            <w:tcBorders>
              <w:top w:val="nil"/>
              <w:left w:val="nil"/>
              <w:bottom w:val="single" w:sz="4" w:space="0" w:color="auto"/>
              <w:right w:val="single" w:sz="4" w:space="0" w:color="auto"/>
            </w:tcBorders>
            <w:vAlign w:val="center"/>
            <w:hideMark/>
          </w:tcPr>
          <w:p w14:paraId="4C7BD21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RACHANA GANESH SHELAR</w:t>
            </w:r>
          </w:p>
        </w:tc>
        <w:tc>
          <w:tcPr>
            <w:tcW w:w="1404" w:type="dxa"/>
            <w:tcBorders>
              <w:top w:val="nil"/>
              <w:left w:val="nil"/>
              <w:bottom w:val="single" w:sz="4" w:space="0" w:color="auto"/>
              <w:right w:val="single" w:sz="4" w:space="0" w:color="auto"/>
            </w:tcBorders>
            <w:vAlign w:val="center"/>
            <w:hideMark/>
          </w:tcPr>
          <w:p w14:paraId="45377E5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CF7B6F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632DAE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238</w:t>
            </w:r>
          </w:p>
        </w:tc>
        <w:tc>
          <w:tcPr>
            <w:tcW w:w="2737" w:type="dxa"/>
            <w:tcBorders>
              <w:top w:val="nil"/>
              <w:left w:val="nil"/>
              <w:bottom w:val="single" w:sz="8" w:space="0" w:color="auto"/>
              <w:right w:val="single" w:sz="8" w:space="0" w:color="auto"/>
            </w:tcBorders>
            <w:vAlign w:val="center"/>
            <w:hideMark/>
          </w:tcPr>
          <w:p w14:paraId="28049A2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USOURCE DATA SERVICE LLP, INDIA /</w:t>
            </w:r>
          </w:p>
        </w:tc>
        <w:tc>
          <w:tcPr>
            <w:tcW w:w="1465" w:type="dxa"/>
            <w:tcBorders>
              <w:top w:val="nil"/>
              <w:left w:val="nil"/>
              <w:bottom w:val="single" w:sz="8" w:space="0" w:color="auto"/>
              <w:right w:val="single" w:sz="8" w:space="0" w:color="auto"/>
            </w:tcBorders>
            <w:vAlign w:val="center"/>
            <w:hideMark/>
          </w:tcPr>
          <w:p w14:paraId="539B640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327C021"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17C8F23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90</w:t>
            </w:r>
          </w:p>
        </w:tc>
        <w:tc>
          <w:tcPr>
            <w:tcW w:w="2531" w:type="dxa"/>
            <w:tcBorders>
              <w:top w:val="nil"/>
              <w:left w:val="nil"/>
              <w:bottom w:val="single" w:sz="4" w:space="0" w:color="auto"/>
              <w:right w:val="single" w:sz="4" w:space="0" w:color="auto"/>
            </w:tcBorders>
            <w:vAlign w:val="center"/>
            <w:hideMark/>
          </w:tcPr>
          <w:p w14:paraId="1300F75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RAHUL AJEETPRASAD PANDE</w:t>
            </w:r>
          </w:p>
        </w:tc>
        <w:tc>
          <w:tcPr>
            <w:tcW w:w="1404" w:type="dxa"/>
            <w:tcBorders>
              <w:top w:val="nil"/>
              <w:left w:val="nil"/>
              <w:bottom w:val="single" w:sz="4" w:space="0" w:color="auto"/>
              <w:right w:val="single" w:sz="4" w:space="0" w:color="auto"/>
            </w:tcBorders>
            <w:vAlign w:val="center"/>
            <w:hideMark/>
          </w:tcPr>
          <w:p w14:paraId="271D391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27231C11"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8F8785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239</w:t>
            </w:r>
          </w:p>
        </w:tc>
        <w:tc>
          <w:tcPr>
            <w:tcW w:w="2737" w:type="dxa"/>
            <w:tcBorders>
              <w:top w:val="nil"/>
              <w:left w:val="nil"/>
              <w:bottom w:val="single" w:sz="8" w:space="0" w:color="auto"/>
              <w:right w:val="single" w:sz="8" w:space="0" w:color="auto"/>
            </w:tcBorders>
            <w:vAlign w:val="center"/>
            <w:hideMark/>
          </w:tcPr>
          <w:p w14:paraId="3F2C817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REMEDIAL INFOTECH PRIVATE LIMITED, INDIA</w:t>
            </w:r>
          </w:p>
        </w:tc>
        <w:tc>
          <w:tcPr>
            <w:tcW w:w="1465" w:type="dxa"/>
            <w:tcBorders>
              <w:top w:val="nil"/>
              <w:left w:val="nil"/>
              <w:bottom w:val="single" w:sz="8" w:space="0" w:color="auto"/>
              <w:right w:val="single" w:sz="8" w:space="0" w:color="auto"/>
            </w:tcBorders>
            <w:vAlign w:val="center"/>
            <w:hideMark/>
          </w:tcPr>
          <w:p w14:paraId="2970458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449F4D7" w14:textId="77777777" w:rsidTr="008E279B">
        <w:trPr>
          <w:gridAfter w:val="1"/>
          <w:wAfter w:w="222" w:type="dxa"/>
          <w:trHeight w:val="1035"/>
        </w:trPr>
        <w:tc>
          <w:tcPr>
            <w:tcW w:w="552" w:type="dxa"/>
            <w:tcBorders>
              <w:top w:val="nil"/>
              <w:left w:val="single" w:sz="4" w:space="0" w:color="auto"/>
              <w:bottom w:val="single" w:sz="4" w:space="0" w:color="auto"/>
              <w:right w:val="single" w:sz="4" w:space="0" w:color="auto"/>
            </w:tcBorders>
            <w:vAlign w:val="center"/>
            <w:hideMark/>
          </w:tcPr>
          <w:p w14:paraId="37029066"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91</w:t>
            </w:r>
          </w:p>
        </w:tc>
        <w:tc>
          <w:tcPr>
            <w:tcW w:w="2531" w:type="dxa"/>
            <w:tcBorders>
              <w:top w:val="nil"/>
              <w:left w:val="nil"/>
              <w:bottom w:val="single" w:sz="4" w:space="0" w:color="auto"/>
              <w:right w:val="single" w:sz="4" w:space="0" w:color="auto"/>
            </w:tcBorders>
            <w:vAlign w:val="center"/>
            <w:hideMark/>
          </w:tcPr>
          <w:p w14:paraId="786A6DC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RAHUL JANARDAN FALKE</w:t>
            </w:r>
          </w:p>
        </w:tc>
        <w:tc>
          <w:tcPr>
            <w:tcW w:w="1404" w:type="dxa"/>
            <w:tcBorders>
              <w:top w:val="nil"/>
              <w:left w:val="nil"/>
              <w:bottom w:val="single" w:sz="4" w:space="0" w:color="auto"/>
              <w:right w:val="single" w:sz="4" w:space="0" w:color="auto"/>
            </w:tcBorders>
            <w:vAlign w:val="center"/>
            <w:hideMark/>
          </w:tcPr>
          <w:p w14:paraId="260315A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5F62B34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883D40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240</w:t>
            </w:r>
          </w:p>
        </w:tc>
        <w:tc>
          <w:tcPr>
            <w:tcW w:w="2737" w:type="dxa"/>
            <w:tcBorders>
              <w:top w:val="nil"/>
              <w:left w:val="nil"/>
              <w:bottom w:val="single" w:sz="8" w:space="0" w:color="auto"/>
              <w:right w:val="single" w:sz="8" w:space="0" w:color="auto"/>
            </w:tcBorders>
            <w:vAlign w:val="center"/>
            <w:hideMark/>
          </w:tcPr>
          <w:p w14:paraId="2469DD5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ALEX GOLDOVSKY, (OR PROTITLE USA OR ONE DILIGENCE) OR ANY COMPANY OWNED BY HIM EITHER DIRECLY OR INDIRECTLY</w:t>
            </w:r>
          </w:p>
        </w:tc>
        <w:tc>
          <w:tcPr>
            <w:tcW w:w="1465" w:type="dxa"/>
            <w:tcBorders>
              <w:top w:val="nil"/>
              <w:left w:val="nil"/>
              <w:bottom w:val="single" w:sz="8" w:space="0" w:color="auto"/>
              <w:right w:val="single" w:sz="8" w:space="0" w:color="auto"/>
            </w:tcBorders>
            <w:vAlign w:val="center"/>
            <w:hideMark/>
          </w:tcPr>
          <w:p w14:paraId="0C5D59C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F055424"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442DC3B"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92</w:t>
            </w:r>
          </w:p>
        </w:tc>
        <w:tc>
          <w:tcPr>
            <w:tcW w:w="2531" w:type="dxa"/>
            <w:tcBorders>
              <w:top w:val="nil"/>
              <w:left w:val="nil"/>
              <w:bottom w:val="single" w:sz="4" w:space="0" w:color="auto"/>
              <w:right w:val="single" w:sz="4" w:space="0" w:color="auto"/>
            </w:tcBorders>
            <w:vAlign w:val="center"/>
            <w:hideMark/>
          </w:tcPr>
          <w:p w14:paraId="2407B4A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RAHUL MK</w:t>
            </w:r>
          </w:p>
        </w:tc>
        <w:tc>
          <w:tcPr>
            <w:tcW w:w="1404" w:type="dxa"/>
            <w:tcBorders>
              <w:top w:val="nil"/>
              <w:left w:val="nil"/>
              <w:bottom w:val="single" w:sz="4" w:space="0" w:color="auto"/>
              <w:right w:val="single" w:sz="4" w:space="0" w:color="auto"/>
            </w:tcBorders>
            <w:vAlign w:val="center"/>
            <w:hideMark/>
          </w:tcPr>
          <w:p w14:paraId="56AA2FC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REN MARTIN</w:t>
            </w:r>
          </w:p>
        </w:tc>
        <w:tc>
          <w:tcPr>
            <w:tcW w:w="916" w:type="dxa"/>
            <w:tcBorders>
              <w:top w:val="nil"/>
              <w:left w:val="nil"/>
              <w:bottom w:val="nil"/>
              <w:right w:val="nil"/>
            </w:tcBorders>
            <w:vAlign w:val="center"/>
            <w:hideMark/>
          </w:tcPr>
          <w:p w14:paraId="59F6C4B8"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AE5BD3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241</w:t>
            </w:r>
          </w:p>
        </w:tc>
        <w:tc>
          <w:tcPr>
            <w:tcW w:w="2737" w:type="dxa"/>
            <w:tcBorders>
              <w:top w:val="nil"/>
              <w:left w:val="nil"/>
              <w:bottom w:val="single" w:sz="8" w:space="0" w:color="auto"/>
              <w:right w:val="single" w:sz="8" w:space="0" w:color="auto"/>
            </w:tcBorders>
            <w:vAlign w:val="center"/>
            <w:hideMark/>
          </w:tcPr>
          <w:p w14:paraId="0A9959F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RICK BISSEN, EX SVP SALES</w:t>
            </w:r>
          </w:p>
        </w:tc>
        <w:tc>
          <w:tcPr>
            <w:tcW w:w="1465" w:type="dxa"/>
            <w:tcBorders>
              <w:top w:val="nil"/>
              <w:left w:val="nil"/>
              <w:bottom w:val="single" w:sz="8" w:space="0" w:color="auto"/>
              <w:right w:val="single" w:sz="8" w:space="0" w:color="auto"/>
            </w:tcBorders>
            <w:vAlign w:val="center"/>
            <w:hideMark/>
          </w:tcPr>
          <w:p w14:paraId="381D81B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0D82BFF" w14:textId="77777777" w:rsidTr="008E279B">
        <w:trPr>
          <w:gridAfter w:val="1"/>
          <w:wAfter w:w="222" w:type="dxa"/>
          <w:trHeight w:val="780"/>
        </w:trPr>
        <w:tc>
          <w:tcPr>
            <w:tcW w:w="552" w:type="dxa"/>
            <w:tcBorders>
              <w:top w:val="nil"/>
              <w:left w:val="single" w:sz="4" w:space="0" w:color="auto"/>
              <w:bottom w:val="single" w:sz="4" w:space="0" w:color="auto"/>
              <w:right w:val="single" w:sz="4" w:space="0" w:color="auto"/>
            </w:tcBorders>
            <w:vAlign w:val="center"/>
            <w:hideMark/>
          </w:tcPr>
          <w:p w14:paraId="6A79D80B"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93</w:t>
            </w:r>
          </w:p>
        </w:tc>
        <w:tc>
          <w:tcPr>
            <w:tcW w:w="2531" w:type="dxa"/>
            <w:tcBorders>
              <w:top w:val="nil"/>
              <w:left w:val="nil"/>
              <w:bottom w:val="single" w:sz="4" w:space="0" w:color="auto"/>
              <w:right w:val="single" w:sz="4" w:space="0" w:color="auto"/>
            </w:tcBorders>
            <w:vAlign w:val="center"/>
            <w:hideMark/>
          </w:tcPr>
          <w:p w14:paraId="5F621E9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RAJKUMAR MADHUKAR KEDARI</w:t>
            </w:r>
          </w:p>
        </w:tc>
        <w:tc>
          <w:tcPr>
            <w:tcW w:w="1404" w:type="dxa"/>
            <w:tcBorders>
              <w:top w:val="nil"/>
              <w:left w:val="nil"/>
              <w:bottom w:val="single" w:sz="4" w:space="0" w:color="auto"/>
              <w:right w:val="single" w:sz="4" w:space="0" w:color="auto"/>
            </w:tcBorders>
            <w:shd w:val="clear" w:color="000000" w:fill="FFFFFF"/>
            <w:vAlign w:val="center"/>
            <w:hideMark/>
          </w:tcPr>
          <w:p w14:paraId="523BBB8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14:paraId="5896FB5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sz="8" w:space="0" w:color="auto"/>
              <w:bottom w:val="single" w:sz="8" w:space="0" w:color="auto"/>
              <w:right w:val="single" w:sz="8" w:space="0" w:color="auto"/>
            </w:tcBorders>
            <w:vAlign w:val="center"/>
            <w:hideMark/>
          </w:tcPr>
          <w:p w14:paraId="33363B9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242</w:t>
            </w:r>
          </w:p>
        </w:tc>
        <w:tc>
          <w:tcPr>
            <w:tcW w:w="2737" w:type="dxa"/>
            <w:tcBorders>
              <w:top w:val="nil"/>
              <w:left w:val="nil"/>
              <w:bottom w:val="single" w:sz="8" w:space="0" w:color="auto"/>
              <w:right w:val="single" w:sz="8" w:space="0" w:color="auto"/>
            </w:tcBorders>
            <w:vAlign w:val="center"/>
            <w:hideMark/>
          </w:tcPr>
          <w:p w14:paraId="4299B02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JOHN HUTCHISON, EX-COO (OR ANY COMPANY OWNED BY HIM EITHER DIRECTLY OR INDIRECTLY)</w:t>
            </w:r>
          </w:p>
        </w:tc>
        <w:tc>
          <w:tcPr>
            <w:tcW w:w="1465" w:type="dxa"/>
            <w:tcBorders>
              <w:top w:val="nil"/>
              <w:left w:val="nil"/>
              <w:bottom w:val="single" w:sz="8" w:space="0" w:color="auto"/>
              <w:right w:val="single" w:sz="8" w:space="0" w:color="auto"/>
            </w:tcBorders>
            <w:vAlign w:val="center"/>
            <w:hideMark/>
          </w:tcPr>
          <w:p w14:paraId="1D08ACC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047DC44"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01CC535"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94</w:t>
            </w:r>
          </w:p>
        </w:tc>
        <w:tc>
          <w:tcPr>
            <w:tcW w:w="2531" w:type="dxa"/>
            <w:tcBorders>
              <w:top w:val="nil"/>
              <w:left w:val="nil"/>
              <w:bottom w:val="single" w:sz="4" w:space="0" w:color="auto"/>
              <w:right w:val="single" w:sz="4" w:space="0" w:color="auto"/>
            </w:tcBorders>
            <w:vAlign w:val="center"/>
            <w:hideMark/>
          </w:tcPr>
          <w:p w14:paraId="5AC6479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TRACEY PERALTA</w:t>
            </w:r>
          </w:p>
        </w:tc>
        <w:tc>
          <w:tcPr>
            <w:tcW w:w="1404" w:type="dxa"/>
            <w:tcBorders>
              <w:top w:val="nil"/>
              <w:left w:val="nil"/>
              <w:bottom w:val="single" w:sz="4" w:space="0" w:color="auto"/>
              <w:right w:val="single" w:sz="4" w:space="0" w:color="auto"/>
            </w:tcBorders>
            <w:vAlign w:val="center"/>
            <w:hideMark/>
          </w:tcPr>
          <w:p w14:paraId="03B439D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41B3DA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419F08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243</w:t>
            </w:r>
          </w:p>
        </w:tc>
        <w:tc>
          <w:tcPr>
            <w:tcW w:w="2737" w:type="dxa"/>
            <w:tcBorders>
              <w:top w:val="nil"/>
              <w:left w:val="nil"/>
              <w:bottom w:val="single" w:sz="8" w:space="0" w:color="auto"/>
              <w:right w:val="single" w:sz="8" w:space="0" w:color="auto"/>
            </w:tcBorders>
            <w:vAlign w:val="center"/>
            <w:hideMark/>
          </w:tcPr>
          <w:p w14:paraId="422CA33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PAMELA GIBBON, EX SVP</w:t>
            </w:r>
          </w:p>
        </w:tc>
        <w:tc>
          <w:tcPr>
            <w:tcW w:w="1465" w:type="dxa"/>
            <w:vMerge w:val="restart"/>
            <w:tcBorders>
              <w:top w:val="nil"/>
              <w:left w:val="single" w:sz="8" w:space="0" w:color="auto"/>
              <w:bottom w:val="single" w:sz="8" w:space="0" w:color="000000"/>
              <w:right w:val="single" w:sz="8" w:space="0" w:color="auto"/>
            </w:tcBorders>
            <w:vAlign w:val="center"/>
            <w:hideMark/>
          </w:tcPr>
          <w:p w14:paraId="457D3AD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1184696"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FDA0E73"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95</w:t>
            </w:r>
          </w:p>
        </w:tc>
        <w:tc>
          <w:tcPr>
            <w:tcW w:w="2531" w:type="dxa"/>
            <w:tcBorders>
              <w:top w:val="nil"/>
              <w:left w:val="nil"/>
              <w:bottom w:val="single" w:sz="4" w:space="0" w:color="auto"/>
              <w:right w:val="single" w:sz="4" w:space="0" w:color="auto"/>
            </w:tcBorders>
            <w:vAlign w:val="center"/>
            <w:hideMark/>
          </w:tcPr>
          <w:p w14:paraId="3B68FB1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MICHELLE ECHOLS</w:t>
            </w:r>
          </w:p>
        </w:tc>
        <w:tc>
          <w:tcPr>
            <w:tcW w:w="1404" w:type="dxa"/>
            <w:tcBorders>
              <w:top w:val="nil"/>
              <w:left w:val="nil"/>
              <w:bottom w:val="single" w:sz="4" w:space="0" w:color="auto"/>
              <w:right w:val="single" w:sz="4" w:space="0" w:color="auto"/>
            </w:tcBorders>
            <w:vAlign w:val="center"/>
            <w:hideMark/>
          </w:tcPr>
          <w:p w14:paraId="457471E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F4168C8"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B5D824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244</w:t>
            </w:r>
          </w:p>
        </w:tc>
        <w:tc>
          <w:tcPr>
            <w:tcW w:w="2737" w:type="dxa"/>
            <w:tcBorders>
              <w:top w:val="nil"/>
              <w:left w:val="nil"/>
              <w:bottom w:val="single" w:sz="8" w:space="0" w:color="auto"/>
              <w:right w:val="single" w:sz="8" w:space="0" w:color="auto"/>
            </w:tcBorders>
            <w:vAlign w:val="center"/>
            <w:hideMark/>
          </w:tcPr>
          <w:p w14:paraId="3D5C5595"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Review Before Investing, LLC</w:t>
            </w:r>
          </w:p>
        </w:tc>
        <w:tc>
          <w:tcPr>
            <w:tcW w:w="1465" w:type="dxa"/>
            <w:vMerge/>
            <w:tcBorders>
              <w:top w:val="nil"/>
              <w:left w:val="single" w:sz="8" w:space="0" w:color="auto"/>
              <w:bottom w:val="single" w:sz="8" w:space="0" w:color="000000"/>
              <w:right w:val="single" w:sz="8" w:space="0" w:color="auto"/>
            </w:tcBorders>
            <w:vAlign w:val="center"/>
            <w:hideMark/>
          </w:tcPr>
          <w:p w14:paraId="1A4C02E8" w14:textId="77777777" w:rsidR="003F664A" w:rsidRPr="00630201" w:rsidRDefault="003F664A" w:rsidP="008E279B">
            <w:pPr>
              <w:rPr>
                <w:rFonts w:ascii="Bahnschrift SemiLight SemiConde" w:hAnsi="Bahnschrift SemiLight SemiConde" w:cs="Calibri"/>
                <w:color w:val="000000"/>
                <w:sz w:val="20"/>
                <w:szCs w:val="20"/>
              </w:rPr>
            </w:pPr>
          </w:p>
        </w:tc>
      </w:tr>
      <w:tr w:rsidR="003F664A" w:rsidRPr="00630201" w14:paraId="37914B61"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B58CD32"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96</w:t>
            </w:r>
          </w:p>
        </w:tc>
        <w:tc>
          <w:tcPr>
            <w:tcW w:w="2531" w:type="dxa"/>
            <w:tcBorders>
              <w:top w:val="nil"/>
              <w:left w:val="nil"/>
              <w:bottom w:val="single" w:sz="4" w:space="0" w:color="auto"/>
              <w:right w:val="single" w:sz="4" w:space="0" w:color="auto"/>
            </w:tcBorders>
            <w:vAlign w:val="center"/>
            <w:hideMark/>
          </w:tcPr>
          <w:p w14:paraId="28C4D5CD" w14:textId="77777777" w:rsidR="003F664A" w:rsidRPr="00630201" w:rsidRDefault="003F664A" w:rsidP="008E279B">
            <w:pP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ANDREW DEGOOD</w:t>
            </w:r>
          </w:p>
        </w:tc>
        <w:tc>
          <w:tcPr>
            <w:tcW w:w="1404" w:type="dxa"/>
            <w:tcBorders>
              <w:top w:val="nil"/>
              <w:left w:val="nil"/>
              <w:bottom w:val="single" w:sz="4" w:space="0" w:color="auto"/>
              <w:right w:val="single" w:sz="4" w:space="0" w:color="auto"/>
            </w:tcBorders>
            <w:vAlign w:val="center"/>
            <w:hideMark/>
          </w:tcPr>
          <w:p w14:paraId="224ADCC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2D03DCAA"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835259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245</w:t>
            </w:r>
          </w:p>
        </w:tc>
        <w:tc>
          <w:tcPr>
            <w:tcW w:w="2737" w:type="dxa"/>
            <w:tcBorders>
              <w:top w:val="nil"/>
              <w:left w:val="nil"/>
              <w:bottom w:val="single" w:sz="8" w:space="0" w:color="auto"/>
              <w:right w:val="single" w:sz="8" w:space="0" w:color="auto"/>
            </w:tcBorders>
            <w:vAlign w:val="center"/>
            <w:hideMark/>
          </w:tcPr>
          <w:p w14:paraId="79F02F20"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Stellar Innovations</w:t>
            </w:r>
          </w:p>
        </w:tc>
        <w:tc>
          <w:tcPr>
            <w:tcW w:w="1465" w:type="dxa"/>
            <w:tcBorders>
              <w:top w:val="nil"/>
              <w:left w:val="nil"/>
              <w:bottom w:val="single" w:sz="8" w:space="0" w:color="auto"/>
              <w:right w:val="single" w:sz="8" w:space="0" w:color="auto"/>
            </w:tcBorders>
            <w:vAlign w:val="center"/>
            <w:hideMark/>
          </w:tcPr>
          <w:p w14:paraId="0E4CE8F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DB3A1F8"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C059C4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97</w:t>
            </w:r>
          </w:p>
        </w:tc>
        <w:tc>
          <w:tcPr>
            <w:tcW w:w="2531" w:type="dxa"/>
            <w:tcBorders>
              <w:top w:val="nil"/>
              <w:left w:val="nil"/>
              <w:bottom w:val="single" w:sz="4" w:space="0" w:color="auto"/>
              <w:right w:val="single" w:sz="4" w:space="0" w:color="auto"/>
            </w:tcBorders>
            <w:vAlign w:val="center"/>
            <w:hideMark/>
          </w:tcPr>
          <w:p w14:paraId="5E4A54E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FORREST TAYLOR</w:t>
            </w:r>
          </w:p>
        </w:tc>
        <w:tc>
          <w:tcPr>
            <w:tcW w:w="1404" w:type="dxa"/>
            <w:tcBorders>
              <w:top w:val="nil"/>
              <w:left w:val="nil"/>
              <w:bottom w:val="single" w:sz="4" w:space="0" w:color="auto"/>
              <w:right w:val="single" w:sz="4" w:space="0" w:color="auto"/>
            </w:tcBorders>
            <w:vAlign w:val="center"/>
            <w:hideMark/>
          </w:tcPr>
          <w:p w14:paraId="64A7B8F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170E66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342E59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246</w:t>
            </w:r>
          </w:p>
        </w:tc>
        <w:tc>
          <w:tcPr>
            <w:tcW w:w="2737" w:type="dxa"/>
            <w:tcBorders>
              <w:top w:val="nil"/>
              <w:left w:val="nil"/>
              <w:bottom w:val="single" w:sz="8" w:space="0" w:color="auto"/>
              <w:right w:val="single" w:sz="8" w:space="0" w:color="auto"/>
            </w:tcBorders>
            <w:vAlign w:val="center"/>
            <w:hideMark/>
          </w:tcPr>
          <w:p w14:paraId="286F91BA"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MARKEL BOLDING</w:t>
            </w:r>
          </w:p>
        </w:tc>
        <w:tc>
          <w:tcPr>
            <w:tcW w:w="1465" w:type="dxa"/>
            <w:tcBorders>
              <w:top w:val="nil"/>
              <w:left w:val="nil"/>
              <w:bottom w:val="single" w:sz="8" w:space="0" w:color="auto"/>
              <w:right w:val="single" w:sz="8" w:space="0" w:color="auto"/>
            </w:tcBorders>
            <w:vAlign w:val="center"/>
            <w:hideMark/>
          </w:tcPr>
          <w:p w14:paraId="5B36504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10DD509C"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7F597491"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98</w:t>
            </w:r>
          </w:p>
        </w:tc>
        <w:tc>
          <w:tcPr>
            <w:tcW w:w="2531" w:type="dxa"/>
            <w:tcBorders>
              <w:top w:val="nil"/>
              <w:left w:val="nil"/>
              <w:bottom w:val="single" w:sz="4" w:space="0" w:color="auto"/>
              <w:right w:val="single" w:sz="4" w:space="0" w:color="auto"/>
            </w:tcBorders>
            <w:vAlign w:val="center"/>
            <w:hideMark/>
          </w:tcPr>
          <w:p w14:paraId="25D9D7D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ASHLEY ST. MYERS</w:t>
            </w:r>
          </w:p>
        </w:tc>
        <w:tc>
          <w:tcPr>
            <w:tcW w:w="1404" w:type="dxa"/>
            <w:tcBorders>
              <w:top w:val="nil"/>
              <w:left w:val="nil"/>
              <w:bottom w:val="single" w:sz="4" w:space="0" w:color="auto"/>
              <w:right w:val="single" w:sz="4" w:space="0" w:color="auto"/>
            </w:tcBorders>
            <w:vAlign w:val="center"/>
            <w:hideMark/>
          </w:tcPr>
          <w:p w14:paraId="3139FBA5"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1877A6AF"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414254D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247</w:t>
            </w:r>
          </w:p>
        </w:tc>
        <w:tc>
          <w:tcPr>
            <w:tcW w:w="2737" w:type="dxa"/>
            <w:tcBorders>
              <w:top w:val="nil"/>
              <w:left w:val="nil"/>
              <w:bottom w:val="single" w:sz="8" w:space="0" w:color="auto"/>
              <w:right w:val="single" w:sz="8" w:space="0" w:color="auto"/>
            </w:tcBorders>
            <w:vAlign w:val="center"/>
            <w:hideMark/>
          </w:tcPr>
          <w:p w14:paraId="28BD06E8"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THEO ADENIRAN</w:t>
            </w:r>
          </w:p>
        </w:tc>
        <w:tc>
          <w:tcPr>
            <w:tcW w:w="1465" w:type="dxa"/>
            <w:tcBorders>
              <w:top w:val="nil"/>
              <w:left w:val="nil"/>
              <w:bottom w:val="single" w:sz="8" w:space="0" w:color="auto"/>
              <w:right w:val="single" w:sz="8" w:space="0" w:color="auto"/>
            </w:tcBorders>
            <w:vAlign w:val="center"/>
            <w:hideMark/>
          </w:tcPr>
          <w:p w14:paraId="76BECD7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3B83C85F"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56A2640"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99</w:t>
            </w:r>
          </w:p>
        </w:tc>
        <w:tc>
          <w:tcPr>
            <w:tcW w:w="2531" w:type="dxa"/>
            <w:tcBorders>
              <w:top w:val="nil"/>
              <w:left w:val="nil"/>
              <w:bottom w:val="single" w:sz="4" w:space="0" w:color="auto"/>
              <w:right w:val="single" w:sz="4" w:space="0" w:color="auto"/>
            </w:tcBorders>
            <w:vAlign w:val="center"/>
            <w:hideMark/>
          </w:tcPr>
          <w:p w14:paraId="244A13D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JAMES SIMPSON</w:t>
            </w:r>
          </w:p>
        </w:tc>
        <w:tc>
          <w:tcPr>
            <w:tcW w:w="1404" w:type="dxa"/>
            <w:tcBorders>
              <w:top w:val="nil"/>
              <w:left w:val="nil"/>
              <w:bottom w:val="single" w:sz="4" w:space="0" w:color="auto"/>
              <w:right w:val="single" w:sz="4" w:space="0" w:color="auto"/>
            </w:tcBorders>
            <w:vAlign w:val="center"/>
            <w:hideMark/>
          </w:tcPr>
          <w:p w14:paraId="48E891A6"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1D286606"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31DEAA0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248</w:t>
            </w:r>
          </w:p>
        </w:tc>
        <w:tc>
          <w:tcPr>
            <w:tcW w:w="2737" w:type="dxa"/>
            <w:tcBorders>
              <w:top w:val="nil"/>
              <w:left w:val="nil"/>
              <w:bottom w:val="single" w:sz="8" w:space="0" w:color="auto"/>
              <w:right w:val="single" w:sz="8" w:space="0" w:color="auto"/>
            </w:tcBorders>
            <w:vAlign w:val="center"/>
            <w:hideMark/>
          </w:tcPr>
          <w:p w14:paraId="462EA591"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JOSE BERRUETE</w:t>
            </w:r>
          </w:p>
        </w:tc>
        <w:tc>
          <w:tcPr>
            <w:tcW w:w="1465" w:type="dxa"/>
            <w:tcBorders>
              <w:top w:val="nil"/>
              <w:left w:val="nil"/>
              <w:bottom w:val="single" w:sz="8" w:space="0" w:color="auto"/>
              <w:right w:val="single" w:sz="8" w:space="0" w:color="auto"/>
            </w:tcBorders>
            <w:vAlign w:val="center"/>
            <w:hideMark/>
          </w:tcPr>
          <w:p w14:paraId="0692744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F2230C8"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9AAB2A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100</w:t>
            </w:r>
          </w:p>
        </w:tc>
        <w:tc>
          <w:tcPr>
            <w:tcW w:w="2531" w:type="dxa"/>
            <w:tcBorders>
              <w:top w:val="nil"/>
              <w:left w:val="nil"/>
              <w:bottom w:val="single" w:sz="4" w:space="0" w:color="auto"/>
              <w:right w:val="single" w:sz="4" w:space="0" w:color="auto"/>
            </w:tcBorders>
            <w:vAlign w:val="center"/>
            <w:hideMark/>
          </w:tcPr>
          <w:p w14:paraId="3494E88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MATTHEW SCHUNCK</w:t>
            </w:r>
          </w:p>
        </w:tc>
        <w:tc>
          <w:tcPr>
            <w:tcW w:w="1404" w:type="dxa"/>
            <w:tcBorders>
              <w:top w:val="nil"/>
              <w:left w:val="nil"/>
              <w:bottom w:val="single" w:sz="4" w:space="0" w:color="auto"/>
              <w:right w:val="single" w:sz="4" w:space="0" w:color="auto"/>
            </w:tcBorders>
            <w:vAlign w:val="center"/>
            <w:hideMark/>
          </w:tcPr>
          <w:p w14:paraId="4FA9EC9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44E663BA"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558CAE9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249</w:t>
            </w:r>
          </w:p>
        </w:tc>
        <w:tc>
          <w:tcPr>
            <w:tcW w:w="2737" w:type="dxa"/>
            <w:tcBorders>
              <w:top w:val="nil"/>
              <w:left w:val="nil"/>
              <w:bottom w:val="single" w:sz="8" w:space="0" w:color="auto"/>
              <w:right w:val="single" w:sz="8" w:space="0" w:color="auto"/>
            </w:tcBorders>
            <w:vAlign w:val="center"/>
            <w:hideMark/>
          </w:tcPr>
          <w:p w14:paraId="111380EC"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REYNALDO CANTU</w:t>
            </w:r>
          </w:p>
        </w:tc>
        <w:tc>
          <w:tcPr>
            <w:tcW w:w="1465" w:type="dxa"/>
            <w:tcBorders>
              <w:top w:val="nil"/>
              <w:left w:val="nil"/>
              <w:bottom w:val="single" w:sz="8" w:space="0" w:color="auto"/>
              <w:right w:val="single" w:sz="8" w:space="0" w:color="auto"/>
            </w:tcBorders>
            <w:vAlign w:val="center"/>
            <w:hideMark/>
          </w:tcPr>
          <w:p w14:paraId="3445A6F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832AE37"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DB66291"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101</w:t>
            </w:r>
          </w:p>
        </w:tc>
        <w:tc>
          <w:tcPr>
            <w:tcW w:w="2531" w:type="dxa"/>
            <w:tcBorders>
              <w:top w:val="nil"/>
              <w:left w:val="nil"/>
              <w:bottom w:val="single" w:sz="4" w:space="0" w:color="auto"/>
              <w:right w:val="single" w:sz="4" w:space="0" w:color="auto"/>
            </w:tcBorders>
            <w:vAlign w:val="center"/>
            <w:hideMark/>
          </w:tcPr>
          <w:p w14:paraId="28F01C8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OSCAR MELENDEZ</w:t>
            </w:r>
          </w:p>
        </w:tc>
        <w:tc>
          <w:tcPr>
            <w:tcW w:w="1404" w:type="dxa"/>
            <w:tcBorders>
              <w:top w:val="nil"/>
              <w:left w:val="nil"/>
              <w:bottom w:val="single" w:sz="4" w:space="0" w:color="auto"/>
              <w:right w:val="single" w:sz="4" w:space="0" w:color="auto"/>
            </w:tcBorders>
            <w:vAlign w:val="center"/>
            <w:hideMark/>
          </w:tcPr>
          <w:p w14:paraId="1E836EA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333940C2"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3676138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250</w:t>
            </w:r>
          </w:p>
        </w:tc>
        <w:tc>
          <w:tcPr>
            <w:tcW w:w="2737" w:type="dxa"/>
            <w:tcBorders>
              <w:top w:val="nil"/>
              <w:left w:val="nil"/>
              <w:bottom w:val="single" w:sz="8" w:space="0" w:color="auto"/>
              <w:right w:val="single" w:sz="8" w:space="0" w:color="auto"/>
            </w:tcBorders>
            <w:vAlign w:val="center"/>
            <w:hideMark/>
          </w:tcPr>
          <w:p w14:paraId="6AD77BE7"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LAUREL CHAPMAN</w:t>
            </w:r>
          </w:p>
        </w:tc>
        <w:tc>
          <w:tcPr>
            <w:tcW w:w="1465" w:type="dxa"/>
            <w:tcBorders>
              <w:top w:val="nil"/>
              <w:left w:val="nil"/>
              <w:bottom w:val="single" w:sz="8" w:space="0" w:color="auto"/>
              <w:right w:val="single" w:sz="8" w:space="0" w:color="auto"/>
            </w:tcBorders>
            <w:vAlign w:val="center"/>
            <w:hideMark/>
          </w:tcPr>
          <w:p w14:paraId="67B93BA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86FADC7"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B525C6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102</w:t>
            </w:r>
          </w:p>
        </w:tc>
        <w:tc>
          <w:tcPr>
            <w:tcW w:w="2531" w:type="dxa"/>
            <w:tcBorders>
              <w:top w:val="nil"/>
              <w:left w:val="nil"/>
              <w:bottom w:val="single" w:sz="4" w:space="0" w:color="auto"/>
              <w:right w:val="single" w:sz="4" w:space="0" w:color="auto"/>
            </w:tcBorders>
            <w:vAlign w:val="center"/>
            <w:hideMark/>
          </w:tcPr>
          <w:p w14:paraId="01B0C9BF"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JOHN LEVONICK</w:t>
            </w:r>
          </w:p>
        </w:tc>
        <w:tc>
          <w:tcPr>
            <w:tcW w:w="1404" w:type="dxa"/>
            <w:tcBorders>
              <w:top w:val="nil"/>
              <w:left w:val="nil"/>
              <w:bottom w:val="single" w:sz="4" w:space="0" w:color="auto"/>
              <w:right w:val="single" w:sz="4" w:space="0" w:color="auto"/>
            </w:tcBorders>
            <w:vAlign w:val="center"/>
            <w:hideMark/>
          </w:tcPr>
          <w:p w14:paraId="7638596F"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6ACBE83E"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2B99791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251</w:t>
            </w:r>
          </w:p>
        </w:tc>
        <w:tc>
          <w:tcPr>
            <w:tcW w:w="2737" w:type="dxa"/>
            <w:tcBorders>
              <w:top w:val="nil"/>
              <w:left w:val="nil"/>
              <w:bottom w:val="single" w:sz="8" w:space="0" w:color="auto"/>
              <w:right w:val="single" w:sz="8" w:space="0" w:color="auto"/>
            </w:tcBorders>
            <w:vAlign w:val="center"/>
            <w:hideMark/>
          </w:tcPr>
          <w:p w14:paraId="39C7A78C"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DICK STEVEN</w:t>
            </w:r>
          </w:p>
        </w:tc>
        <w:tc>
          <w:tcPr>
            <w:tcW w:w="1465" w:type="dxa"/>
            <w:tcBorders>
              <w:top w:val="nil"/>
              <w:left w:val="nil"/>
              <w:bottom w:val="single" w:sz="8" w:space="0" w:color="auto"/>
              <w:right w:val="single" w:sz="8" w:space="0" w:color="auto"/>
            </w:tcBorders>
            <w:vAlign w:val="center"/>
            <w:hideMark/>
          </w:tcPr>
          <w:p w14:paraId="3B737C2D"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105D692C"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F6A868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103</w:t>
            </w:r>
          </w:p>
        </w:tc>
        <w:tc>
          <w:tcPr>
            <w:tcW w:w="2531" w:type="dxa"/>
            <w:tcBorders>
              <w:top w:val="nil"/>
              <w:left w:val="nil"/>
              <w:bottom w:val="single" w:sz="4" w:space="0" w:color="auto"/>
              <w:right w:val="single" w:sz="4" w:space="0" w:color="auto"/>
            </w:tcBorders>
            <w:vAlign w:val="center"/>
            <w:hideMark/>
          </w:tcPr>
          <w:p w14:paraId="44B8D891"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SCOTT INGRAM</w:t>
            </w:r>
          </w:p>
        </w:tc>
        <w:tc>
          <w:tcPr>
            <w:tcW w:w="1404" w:type="dxa"/>
            <w:tcBorders>
              <w:top w:val="nil"/>
              <w:left w:val="nil"/>
              <w:bottom w:val="single" w:sz="4" w:space="0" w:color="auto"/>
              <w:right w:val="single" w:sz="4" w:space="0" w:color="auto"/>
            </w:tcBorders>
            <w:vAlign w:val="center"/>
            <w:hideMark/>
          </w:tcPr>
          <w:p w14:paraId="02590A7F"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2CF4591E"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350BA97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252</w:t>
            </w:r>
          </w:p>
        </w:tc>
        <w:tc>
          <w:tcPr>
            <w:tcW w:w="2737" w:type="dxa"/>
            <w:tcBorders>
              <w:top w:val="nil"/>
              <w:left w:val="nil"/>
              <w:bottom w:val="single" w:sz="8" w:space="0" w:color="auto"/>
              <w:right w:val="single" w:sz="8" w:space="0" w:color="auto"/>
            </w:tcBorders>
            <w:vAlign w:val="center"/>
            <w:hideMark/>
          </w:tcPr>
          <w:p w14:paraId="1B713BB6"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RYAN RICHARD HOGAN</w:t>
            </w:r>
          </w:p>
        </w:tc>
        <w:tc>
          <w:tcPr>
            <w:tcW w:w="1465" w:type="dxa"/>
            <w:tcBorders>
              <w:top w:val="nil"/>
              <w:left w:val="nil"/>
              <w:bottom w:val="single" w:sz="8" w:space="0" w:color="auto"/>
              <w:right w:val="single" w:sz="8" w:space="0" w:color="auto"/>
            </w:tcBorders>
            <w:vAlign w:val="center"/>
            <w:hideMark/>
          </w:tcPr>
          <w:p w14:paraId="620C63CC"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447D5FD6"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A986B36"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104</w:t>
            </w:r>
          </w:p>
        </w:tc>
        <w:tc>
          <w:tcPr>
            <w:tcW w:w="2531" w:type="dxa"/>
            <w:tcBorders>
              <w:top w:val="nil"/>
              <w:left w:val="nil"/>
              <w:bottom w:val="single" w:sz="4" w:space="0" w:color="auto"/>
              <w:right w:val="single" w:sz="4" w:space="0" w:color="auto"/>
            </w:tcBorders>
            <w:vAlign w:val="center"/>
            <w:hideMark/>
          </w:tcPr>
          <w:p w14:paraId="7455F99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KYLE WALTZ</w:t>
            </w:r>
          </w:p>
        </w:tc>
        <w:tc>
          <w:tcPr>
            <w:tcW w:w="1404" w:type="dxa"/>
            <w:tcBorders>
              <w:top w:val="nil"/>
              <w:left w:val="nil"/>
              <w:bottom w:val="single" w:sz="4" w:space="0" w:color="auto"/>
              <w:right w:val="single" w:sz="4" w:space="0" w:color="auto"/>
            </w:tcBorders>
            <w:vAlign w:val="center"/>
            <w:hideMark/>
          </w:tcPr>
          <w:p w14:paraId="2155032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5567AFC9"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5CF951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253</w:t>
            </w:r>
          </w:p>
        </w:tc>
        <w:tc>
          <w:tcPr>
            <w:tcW w:w="2737" w:type="dxa"/>
            <w:tcBorders>
              <w:top w:val="nil"/>
              <w:left w:val="nil"/>
              <w:bottom w:val="single" w:sz="8" w:space="0" w:color="auto"/>
              <w:right w:val="single" w:sz="8" w:space="0" w:color="auto"/>
            </w:tcBorders>
            <w:vAlign w:val="center"/>
            <w:hideMark/>
          </w:tcPr>
          <w:p w14:paraId="0796D8B1"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BIANCA KOCH</w:t>
            </w:r>
          </w:p>
        </w:tc>
        <w:tc>
          <w:tcPr>
            <w:tcW w:w="1465" w:type="dxa"/>
            <w:tcBorders>
              <w:top w:val="nil"/>
              <w:left w:val="nil"/>
              <w:bottom w:val="single" w:sz="8" w:space="0" w:color="auto"/>
              <w:right w:val="single" w:sz="8" w:space="0" w:color="auto"/>
            </w:tcBorders>
            <w:vAlign w:val="center"/>
            <w:hideMark/>
          </w:tcPr>
          <w:p w14:paraId="4103A92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4DD6C060"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8D27BB2"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105</w:t>
            </w:r>
          </w:p>
        </w:tc>
        <w:tc>
          <w:tcPr>
            <w:tcW w:w="2531" w:type="dxa"/>
            <w:tcBorders>
              <w:top w:val="nil"/>
              <w:left w:val="nil"/>
              <w:bottom w:val="single" w:sz="4" w:space="0" w:color="auto"/>
              <w:right w:val="single" w:sz="4" w:space="0" w:color="auto"/>
            </w:tcBorders>
            <w:vAlign w:val="center"/>
            <w:hideMark/>
          </w:tcPr>
          <w:p w14:paraId="5DE0252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JOHN HECK III</w:t>
            </w:r>
          </w:p>
        </w:tc>
        <w:tc>
          <w:tcPr>
            <w:tcW w:w="1404" w:type="dxa"/>
            <w:tcBorders>
              <w:top w:val="nil"/>
              <w:left w:val="nil"/>
              <w:bottom w:val="single" w:sz="4" w:space="0" w:color="auto"/>
              <w:right w:val="single" w:sz="4" w:space="0" w:color="auto"/>
            </w:tcBorders>
            <w:vAlign w:val="center"/>
            <w:hideMark/>
          </w:tcPr>
          <w:p w14:paraId="7AFEC3B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1AA79FFF"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2BB1C2F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254</w:t>
            </w:r>
          </w:p>
        </w:tc>
        <w:tc>
          <w:tcPr>
            <w:tcW w:w="2737" w:type="dxa"/>
            <w:tcBorders>
              <w:top w:val="nil"/>
              <w:left w:val="nil"/>
              <w:bottom w:val="single" w:sz="8" w:space="0" w:color="auto"/>
              <w:right w:val="single" w:sz="8" w:space="0" w:color="auto"/>
            </w:tcBorders>
            <w:vAlign w:val="center"/>
            <w:hideMark/>
          </w:tcPr>
          <w:p w14:paraId="5D925D71"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TERESA WORTHY</w:t>
            </w:r>
          </w:p>
        </w:tc>
        <w:tc>
          <w:tcPr>
            <w:tcW w:w="1465" w:type="dxa"/>
            <w:tcBorders>
              <w:top w:val="nil"/>
              <w:left w:val="nil"/>
              <w:bottom w:val="single" w:sz="8" w:space="0" w:color="auto"/>
              <w:right w:val="single" w:sz="8" w:space="0" w:color="auto"/>
            </w:tcBorders>
            <w:vAlign w:val="center"/>
            <w:hideMark/>
          </w:tcPr>
          <w:p w14:paraId="5317A9B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3E13F02F"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29EF61F"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106</w:t>
            </w:r>
          </w:p>
        </w:tc>
        <w:tc>
          <w:tcPr>
            <w:tcW w:w="2531" w:type="dxa"/>
            <w:tcBorders>
              <w:top w:val="nil"/>
              <w:left w:val="nil"/>
              <w:bottom w:val="single" w:sz="4" w:space="0" w:color="auto"/>
              <w:right w:val="single" w:sz="4" w:space="0" w:color="auto"/>
            </w:tcBorders>
            <w:vAlign w:val="center"/>
            <w:hideMark/>
          </w:tcPr>
          <w:p w14:paraId="6754D588"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AISHWARYA SUBHASH OVHAL</w:t>
            </w:r>
          </w:p>
        </w:tc>
        <w:tc>
          <w:tcPr>
            <w:tcW w:w="1404" w:type="dxa"/>
            <w:tcBorders>
              <w:top w:val="nil"/>
              <w:left w:val="nil"/>
              <w:bottom w:val="single" w:sz="4" w:space="0" w:color="auto"/>
              <w:right w:val="single" w:sz="4" w:space="0" w:color="auto"/>
            </w:tcBorders>
            <w:vAlign w:val="center"/>
            <w:hideMark/>
          </w:tcPr>
          <w:p w14:paraId="3C90AD2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15509155"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4EE438A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255</w:t>
            </w:r>
          </w:p>
        </w:tc>
        <w:tc>
          <w:tcPr>
            <w:tcW w:w="2737" w:type="dxa"/>
            <w:tcBorders>
              <w:top w:val="nil"/>
              <w:left w:val="nil"/>
              <w:bottom w:val="single" w:sz="8" w:space="0" w:color="auto"/>
              <w:right w:val="single" w:sz="8" w:space="0" w:color="auto"/>
            </w:tcBorders>
            <w:vAlign w:val="center"/>
            <w:hideMark/>
          </w:tcPr>
          <w:p w14:paraId="245D4EA8"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GINA M DELGADO MACHADO</w:t>
            </w:r>
          </w:p>
        </w:tc>
        <w:tc>
          <w:tcPr>
            <w:tcW w:w="1465" w:type="dxa"/>
            <w:tcBorders>
              <w:top w:val="nil"/>
              <w:left w:val="nil"/>
              <w:bottom w:val="single" w:sz="8" w:space="0" w:color="auto"/>
              <w:right w:val="single" w:sz="8" w:space="0" w:color="auto"/>
            </w:tcBorders>
            <w:vAlign w:val="center"/>
            <w:hideMark/>
          </w:tcPr>
          <w:p w14:paraId="2A9F588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5308E98F"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DF21D4F"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107</w:t>
            </w:r>
          </w:p>
        </w:tc>
        <w:tc>
          <w:tcPr>
            <w:tcW w:w="2531" w:type="dxa"/>
            <w:tcBorders>
              <w:top w:val="nil"/>
              <w:left w:val="nil"/>
              <w:bottom w:val="single" w:sz="4" w:space="0" w:color="auto"/>
              <w:right w:val="single" w:sz="4" w:space="0" w:color="auto"/>
            </w:tcBorders>
            <w:vAlign w:val="center"/>
            <w:hideMark/>
          </w:tcPr>
          <w:p w14:paraId="6C5B1831"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AKASH RAJNIKANT RATNAPAL</w:t>
            </w:r>
          </w:p>
        </w:tc>
        <w:tc>
          <w:tcPr>
            <w:tcW w:w="1404" w:type="dxa"/>
            <w:tcBorders>
              <w:top w:val="nil"/>
              <w:left w:val="nil"/>
              <w:bottom w:val="single" w:sz="4" w:space="0" w:color="auto"/>
              <w:right w:val="single" w:sz="4" w:space="0" w:color="auto"/>
            </w:tcBorders>
            <w:vAlign w:val="center"/>
            <w:hideMark/>
          </w:tcPr>
          <w:p w14:paraId="7DBC0E5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AARON BROWN</w:t>
            </w:r>
          </w:p>
        </w:tc>
        <w:tc>
          <w:tcPr>
            <w:tcW w:w="916" w:type="dxa"/>
            <w:tcBorders>
              <w:top w:val="nil"/>
              <w:left w:val="nil"/>
              <w:bottom w:val="nil"/>
              <w:right w:val="nil"/>
            </w:tcBorders>
            <w:vAlign w:val="center"/>
            <w:hideMark/>
          </w:tcPr>
          <w:p w14:paraId="327F8AF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202A10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256</w:t>
            </w:r>
          </w:p>
        </w:tc>
        <w:tc>
          <w:tcPr>
            <w:tcW w:w="2737" w:type="dxa"/>
            <w:tcBorders>
              <w:top w:val="nil"/>
              <w:left w:val="nil"/>
              <w:bottom w:val="single" w:sz="8" w:space="0" w:color="auto"/>
              <w:right w:val="single" w:sz="8" w:space="0" w:color="auto"/>
            </w:tcBorders>
            <w:vAlign w:val="center"/>
            <w:hideMark/>
          </w:tcPr>
          <w:p w14:paraId="19E7B8EC"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HAILEY RICE</w:t>
            </w:r>
          </w:p>
        </w:tc>
        <w:tc>
          <w:tcPr>
            <w:tcW w:w="1465" w:type="dxa"/>
            <w:tcBorders>
              <w:top w:val="nil"/>
              <w:left w:val="nil"/>
              <w:bottom w:val="single" w:sz="8" w:space="0" w:color="auto"/>
              <w:right w:val="single" w:sz="8" w:space="0" w:color="auto"/>
            </w:tcBorders>
            <w:vAlign w:val="center"/>
            <w:hideMark/>
          </w:tcPr>
          <w:p w14:paraId="69ADFE7D"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347084F4"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17F4FF3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lastRenderedPageBreak/>
              <w:t>108</w:t>
            </w:r>
          </w:p>
        </w:tc>
        <w:tc>
          <w:tcPr>
            <w:tcW w:w="2531" w:type="dxa"/>
            <w:tcBorders>
              <w:top w:val="nil"/>
              <w:left w:val="nil"/>
              <w:bottom w:val="single" w:sz="4" w:space="0" w:color="auto"/>
              <w:right w:val="single" w:sz="4" w:space="0" w:color="auto"/>
            </w:tcBorders>
            <w:vAlign w:val="center"/>
            <w:hideMark/>
          </w:tcPr>
          <w:p w14:paraId="2CEFF33E"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CHAITANYA VIKAS NANDANWAR</w:t>
            </w:r>
          </w:p>
        </w:tc>
        <w:tc>
          <w:tcPr>
            <w:tcW w:w="1404" w:type="dxa"/>
            <w:tcBorders>
              <w:top w:val="nil"/>
              <w:left w:val="nil"/>
              <w:bottom w:val="single" w:sz="4" w:space="0" w:color="auto"/>
              <w:right w:val="single" w:sz="4" w:space="0" w:color="auto"/>
            </w:tcBorders>
            <w:vAlign w:val="center"/>
            <w:hideMark/>
          </w:tcPr>
          <w:p w14:paraId="0C535A9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CHARLES NEWMAN</w:t>
            </w:r>
          </w:p>
        </w:tc>
        <w:tc>
          <w:tcPr>
            <w:tcW w:w="916" w:type="dxa"/>
            <w:tcBorders>
              <w:top w:val="nil"/>
              <w:left w:val="nil"/>
              <w:bottom w:val="nil"/>
              <w:right w:val="nil"/>
            </w:tcBorders>
            <w:vAlign w:val="center"/>
            <w:hideMark/>
          </w:tcPr>
          <w:p w14:paraId="74C6BD6C"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75DDA6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257</w:t>
            </w:r>
          </w:p>
        </w:tc>
        <w:tc>
          <w:tcPr>
            <w:tcW w:w="2737" w:type="dxa"/>
            <w:tcBorders>
              <w:top w:val="nil"/>
              <w:left w:val="nil"/>
              <w:bottom w:val="single" w:sz="8" w:space="0" w:color="auto"/>
              <w:right w:val="single" w:sz="8" w:space="0" w:color="auto"/>
            </w:tcBorders>
            <w:vAlign w:val="center"/>
            <w:hideMark/>
          </w:tcPr>
          <w:p w14:paraId="368FCF1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AARON DIAZ</w:t>
            </w:r>
          </w:p>
        </w:tc>
        <w:tc>
          <w:tcPr>
            <w:tcW w:w="1465" w:type="dxa"/>
            <w:tcBorders>
              <w:top w:val="nil"/>
              <w:left w:val="nil"/>
              <w:bottom w:val="single" w:sz="8" w:space="0" w:color="auto"/>
              <w:right w:val="single" w:sz="8" w:space="0" w:color="auto"/>
            </w:tcBorders>
            <w:vAlign w:val="center"/>
            <w:hideMark/>
          </w:tcPr>
          <w:p w14:paraId="4607CDD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D2886CB"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BA941E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109</w:t>
            </w:r>
          </w:p>
        </w:tc>
        <w:tc>
          <w:tcPr>
            <w:tcW w:w="2531" w:type="dxa"/>
            <w:tcBorders>
              <w:top w:val="nil"/>
              <w:left w:val="nil"/>
              <w:bottom w:val="single" w:sz="4" w:space="0" w:color="auto"/>
              <w:right w:val="single" w:sz="4" w:space="0" w:color="auto"/>
            </w:tcBorders>
            <w:vAlign w:val="center"/>
            <w:hideMark/>
          </w:tcPr>
          <w:p w14:paraId="075337A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DEEPAK SHARMA</w:t>
            </w:r>
          </w:p>
        </w:tc>
        <w:tc>
          <w:tcPr>
            <w:tcW w:w="1404" w:type="dxa"/>
            <w:tcBorders>
              <w:top w:val="nil"/>
              <w:left w:val="nil"/>
              <w:bottom w:val="single" w:sz="4" w:space="0" w:color="auto"/>
              <w:right w:val="single" w:sz="4" w:space="0" w:color="auto"/>
            </w:tcBorders>
            <w:vAlign w:val="center"/>
            <w:hideMark/>
          </w:tcPr>
          <w:p w14:paraId="1E89F21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MIKE BROWN</w:t>
            </w:r>
          </w:p>
        </w:tc>
        <w:tc>
          <w:tcPr>
            <w:tcW w:w="916" w:type="dxa"/>
            <w:tcBorders>
              <w:top w:val="nil"/>
              <w:left w:val="nil"/>
              <w:bottom w:val="nil"/>
              <w:right w:val="nil"/>
            </w:tcBorders>
            <w:vAlign w:val="center"/>
            <w:hideMark/>
          </w:tcPr>
          <w:p w14:paraId="2D19CEC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21D668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258</w:t>
            </w:r>
          </w:p>
        </w:tc>
        <w:tc>
          <w:tcPr>
            <w:tcW w:w="2737" w:type="dxa"/>
            <w:tcBorders>
              <w:top w:val="nil"/>
              <w:left w:val="nil"/>
              <w:bottom w:val="single" w:sz="8" w:space="0" w:color="auto"/>
              <w:right w:val="single" w:sz="8" w:space="0" w:color="auto"/>
            </w:tcBorders>
            <w:vAlign w:val="center"/>
            <w:hideMark/>
          </w:tcPr>
          <w:p w14:paraId="4CF32D85"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ANGELA L KILLIAN</w:t>
            </w:r>
          </w:p>
        </w:tc>
        <w:tc>
          <w:tcPr>
            <w:tcW w:w="1465" w:type="dxa"/>
            <w:tcBorders>
              <w:top w:val="nil"/>
              <w:left w:val="nil"/>
              <w:bottom w:val="single" w:sz="8" w:space="0" w:color="auto"/>
              <w:right w:val="single" w:sz="8" w:space="0" w:color="auto"/>
            </w:tcBorders>
            <w:vAlign w:val="center"/>
            <w:hideMark/>
          </w:tcPr>
          <w:p w14:paraId="2826376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082B98D5"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76C7F6C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110</w:t>
            </w:r>
          </w:p>
        </w:tc>
        <w:tc>
          <w:tcPr>
            <w:tcW w:w="2531" w:type="dxa"/>
            <w:tcBorders>
              <w:top w:val="nil"/>
              <w:left w:val="nil"/>
              <w:bottom w:val="single" w:sz="4" w:space="0" w:color="auto"/>
              <w:right w:val="single" w:sz="4" w:space="0" w:color="auto"/>
            </w:tcBorders>
            <w:vAlign w:val="center"/>
            <w:hideMark/>
          </w:tcPr>
          <w:p w14:paraId="70542D9A"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JAY RAMESH BHOSALE</w:t>
            </w:r>
          </w:p>
        </w:tc>
        <w:tc>
          <w:tcPr>
            <w:tcW w:w="1404" w:type="dxa"/>
            <w:tcBorders>
              <w:top w:val="nil"/>
              <w:left w:val="nil"/>
              <w:bottom w:val="single" w:sz="4" w:space="0" w:color="auto"/>
              <w:right w:val="single" w:sz="4" w:space="0" w:color="auto"/>
            </w:tcBorders>
            <w:vAlign w:val="center"/>
            <w:hideMark/>
          </w:tcPr>
          <w:p w14:paraId="6866550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JASON WALTERS</w:t>
            </w:r>
          </w:p>
        </w:tc>
        <w:tc>
          <w:tcPr>
            <w:tcW w:w="916" w:type="dxa"/>
            <w:tcBorders>
              <w:top w:val="nil"/>
              <w:left w:val="nil"/>
              <w:bottom w:val="nil"/>
              <w:right w:val="nil"/>
            </w:tcBorders>
            <w:vAlign w:val="center"/>
            <w:hideMark/>
          </w:tcPr>
          <w:p w14:paraId="38D8863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5A0FCC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259</w:t>
            </w:r>
          </w:p>
        </w:tc>
        <w:tc>
          <w:tcPr>
            <w:tcW w:w="2737" w:type="dxa"/>
            <w:tcBorders>
              <w:top w:val="nil"/>
              <w:left w:val="nil"/>
              <w:bottom w:val="single" w:sz="8" w:space="0" w:color="auto"/>
              <w:right w:val="single" w:sz="8" w:space="0" w:color="auto"/>
            </w:tcBorders>
            <w:vAlign w:val="center"/>
            <w:hideMark/>
          </w:tcPr>
          <w:p w14:paraId="6C0E95F1"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AJAY RAMBHAU KOTHALKAR</w:t>
            </w:r>
          </w:p>
        </w:tc>
        <w:tc>
          <w:tcPr>
            <w:tcW w:w="1465" w:type="dxa"/>
            <w:tcBorders>
              <w:top w:val="nil"/>
              <w:left w:val="nil"/>
              <w:bottom w:val="single" w:sz="8" w:space="0" w:color="auto"/>
              <w:right w:val="single" w:sz="8" w:space="0" w:color="auto"/>
            </w:tcBorders>
            <w:vAlign w:val="center"/>
            <w:hideMark/>
          </w:tcPr>
          <w:p w14:paraId="069B201C"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37C9AE11"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B92E1DF"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111</w:t>
            </w:r>
          </w:p>
        </w:tc>
        <w:tc>
          <w:tcPr>
            <w:tcW w:w="2531" w:type="dxa"/>
            <w:tcBorders>
              <w:top w:val="nil"/>
              <w:left w:val="nil"/>
              <w:bottom w:val="single" w:sz="4" w:space="0" w:color="auto"/>
              <w:right w:val="single" w:sz="4" w:space="0" w:color="auto"/>
            </w:tcBorders>
            <w:vAlign w:val="center"/>
            <w:hideMark/>
          </w:tcPr>
          <w:p w14:paraId="1CEFEE3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RISHI RAJPUROHIT</w:t>
            </w:r>
          </w:p>
        </w:tc>
        <w:tc>
          <w:tcPr>
            <w:tcW w:w="1404" w:type="dxa"/>
            <w:tcBorders>
              <w:top w:val="nil"/>
              <w:left w:val="nil"/>
              <w:bottom w:val="single" w:sz="4" w:space="0" w:color="auto"/>
              <w:right w:val="single" w:sz="4" w:space="0" w:color="auto"/>
            </w:tcBorders>
            <w:vAlign w:val="center"/>
            <w:hideMark/>
          </w:tcPr>
          <w:p w14:paraId="3B92BBC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NICK COOPER</w:t>
            </w:r>
          </w:p>
        </w:tc>
        <w:tc>
          <w:tcPr>
            <w:tcW w:w="916" w:type="dxa"/>
            <w:tcBorders>
              <w:top w:val="nil"/>
              <w:left w:val="nil"/>
              <w:bottom w:val="nil"/>
              <w:right w:val="nil"/>
            </w:tcBorders>
            <w:vAlign w:val="center"/>
            <w:hideMark/>
          </w:tcPr>
          <w:p w14:paraId="073993B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6E37FB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260</w:t>
            </w:r>
          </w:p>
        </w:tc>
        <w:tc>
          <w:tcPr>
            <w:tcW w:w="2737" w:type="dxa"/>
            <w:tcBorders>
              <w:top w:val="nil"/>
              <w:left w:val="nil"/>
              <w:bottom w:val="single" w:sz="8" w:space="0" w:color="auto"/>
              <w:right w:val="single" w:sz="8" w:space="0" w:color="auto"/>
            </w:tcBorders>
            <w:vAlign w:val="center"/>
            <w:hideMark/>
          </w:tcPr>
          <w:p w14:paraId="20A81D00"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CHAITANYA NILKANTH MOGHE</w:t>
            </w:r>
          </w:p>
        </w:tc>
        <w:tc>
          <w:tcPr>
            <w:tcW w:w="1465" w:type="dxa"/>
            <w:tcBorders>
              <w:top w:val="nil"/>
              <w:left w:val="nil"/>
              <w:bottom w:val="single" w:sz="8" w:space="0" w:color="auto"/>
              <w:right w:val="single" w:sz="8" w:space="0" w:color="auto"/>
            </w:tcBorders>
            <w:vAlign w:val="center"/>
            <w:hideMark/>
          </w:tcPr>
          <w:p w14:paraId="6C6D4A56" w14:textId="77777777" w:rsidR="003F664A" w:rsidRPr="00630201" w:rsidRDefault="003F664A" w:rsidP="008E279B">
            <w:pPr>
              <w:jc w:val="center"/>
              <w:rPr>
                <w:rFonts w:ascii="Bahnschrift SemiLight SemiConde" w:hAnsi="Bahnschrift SemiLight SemiConde" w:cs="Calibri"/>
                <w:color w:val="000000"/>
                <w:sz w:val="20"/>
                <w:szCs w:val="20"/>
              </w:rPr>
            </w:pPr>
          </w:p>
        </w:tc>
      </w:tr>
      <w:tr w:rsidR="003F664A" w:rsidRPr="00630201" w14:paraId="4F01BD1F"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F27A083"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112</w:t>
            </w:r>
          </w:p>
        </w:tc>
        <w:tc>
          <w:tcPr>
            <w:tcW w:w="2531" w:type="dxa"/>
            <w:tcBorders>
              <w:top w:val="nil"/>
              <w:left w:val="nil"/>
              <w:bottom w:val="single" w:sz="4" w:space="0" w:color="auto"/>
              <w:right w:val="single" w:sz="4" w:space="0" w:color="auto"/>
            </w:tcBorders>
            <w:vAlign w:val="center"/>
            <w:hideMark/>
          </w:tcPr>
          <w:p w14:paraId="3E458F5E"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SHAMS ZULFIQAR MOMIN</w:t>
            </w:r>
          </w:p>
        </w:tc>
        <w:tc>
          <w:tcPr>
            <w:tcW w:w="1404" w:type="dxa"/>
            <w:tcBorders>
              <w:top w:val="nil"/>
              <w:left w:val="nil"/>
              <w:bottom w:val="single" w:sz="4" w:space="0" w:color="auto"/>
              <w:right w:val="single" w:sz="4" w:space="0" w:color="auto"/>
            </w:tcBorders>
            <w:vAlign w:val="center"/>
            <w:hideMark/>
          </w:tcPr>
          <w:p w14:paraId="0D99D17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JACK BROWN</w:t>
            </w:r>
          </w:p>
        </w:tc>
        <w:tc>
          <w:tcPr>
            <w:tcW w:w="916" w:type="dxa"/>
            <w:tcBorders>
              <w:top w:val="nil"/>
              <w:left w:val="nil"/>
              <w:bottom w:val="nil"/>
              <w:right w:val="nil"/>
            </w:tcBorders>
            <w:vAlign w:val="center"/>
            <w:hideMark/>
          </w:tcPr>
          <w:p w14:paraId="610533D8"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FA2C41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261</w:t>
            </w:r>
          </w:p>
        </w:tc>
        <w:tc>
          <w:tcPr>
            <w:tcW w:w="2737" w:type="dxa"/>
            <w:tcBorders>
              <w:top w:val="nil"/>
              <w:left w:val="nil"/>
              <w:bottom w:val="single" w:sz="8" w:space="0" w:color="auto"/>
              <w:right w:val="single" w:sz="8" w:space="0" w:color="auto"/>
            </w:tcBorders>
            <w:vAlign w:val="center"/>
            <w:hideMark/>
          </w:tcPr>
          <w:p w14:paraId="424A0318"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HARSHAL GOKUL KAMLASKAR</w:t>
            </w:r>
          </w:p>
        </w:tc>
        <w:tc>
          <w:tcPr>
            <w:tcW w:w="1465" w:type="dxa"/>
            <w:tcBorders>
              <w:top w:val="nil"/>
              <w:left w:val="nil"/>
              <w:bottom w:val="single" w:sz="8" w:space="0" w:color="auto"/>
              <w:right w:val="single" w:sz="8" w:space="0" w:color="auto"/>
            </w:tcBorders>
            <w:vAlign w:val="center"/>
            <w:hideMark/>
          </w:tcPr>
          <w:p w14:paraId="2C658DE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3090BB13"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0C11ED0"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113</w:t>
            </w:r>
          </w:p>
        </w:tc>
        <w:tc>
          <w:tcPr>
            <w:tcW w:w="2531" w:type="dxa"/>
            <w:tcBorders>
              <w:top w:val="nil"/>
              <w:left w:val="nil"/>
              <w:bottom w:val="single" w:sz="4" w:space="0" w:color="auto"/>
              <w:right w:val="single" w:sz="4" w:space="0" w:color="auto"/>
            </w:tcBorders>
            <w:vAlign w:val="center"/>
            <w:hideMark/>
          </w:tcPr>
          <w:p w14:paraId="5BC7CF2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NICHOLE GABRIEL</w:t>
            </w:r>
          </w:p>
        </w:tc>
        <w:tc>
          <w:tcPr>
            <w:tcW w:w="1404" w:type="dxa"/>
            <w:tcBorders>
              <w:top w:val="nil"/>
              <w:left w:val="nil"/>
              <w:bottom w:val="single" w:sz="4" w:space="0" w:color="auto"/>
              <w:right w:val="single" w:sz="4" w:space="0" w:color="auto"/>
            </w:tcBorders>
            <w:vAlign w:val="center"/>
            <w:hideMark/>
          </w:tcPr>
          <w:p w14:paraId="1B62F0D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DBE7AF7"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F80302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262</w:t>
            </w:r>
          </w:p>
        </w:tc>
        <w:tc>
          <w:tcPr>
            <w:tcW w:w="2737" w:type="dxa"/>
            <w:tcBorders>
              <w:top w:val="nil"/>
              <w:left w:val="nil"/>
              <w:bottom w:val="single" w:sz="8" w:space="0" w:color="auto"/>
              <w:right w:val="single" w:sz="8" w:space="0" w:color="auto"/>
            </w:tcBorders>
            <w:vAlign w:val="center"/>
            <w:hideMark/>
          </w:tcPr>
          <w:p w14:paraId="03C4C4AE" w14:textId="77777777" w:rsidR="003F664A" w:rsidRPr="00630201" w:rsidRDefault="003F664A" w:rsidP="008E279B">
            <w:pPr>
              <w:jc w:val="center"/>
              <w:rPr>
                <w:rFonts w:ascii="Verdana" w:hAnsi="Verdana" w:cs="Calibri"/>
                <w:color w:val="000000"/>
                <w:sz w:val="17"/>
                <w:szCs w:val="17"/>
              </w:rPr>
            </w:pPr>
            <w:r w:rsidRPr="00630201">
              <w:rPr>
                <w:rFonts w:ascii="Verdana" w:hAnsi="Verdana" w:cs="Calibri"/>
                <w:color w:val="000000"/>
                <w:sz w:val="17"/>
                <w:szCs w:val="17"/>
              </w:rPr>
              <w:t>JACOB </w:t>
            </w:r>
            <w:r w:rsidRPr="00630201">
              <w:rPr>
                <w:rFonts w:ascii="Bahnschrift SemiLight" w:hAnsi="Bahnschrift SemiLight" w:cs="Calibri"/>
                <w:color w:val="000000"/>
                <w:sz w:val="18"/>
                <w:szCs w:val="18"/>
              </w:rPr>
              <w:t>SEBASTIAN DOMNIC</w:t>
            </w:r>
          </w:p>
        </w:tc>
        <w:tc>
          <w:tcPr>
            <w:tcW w:w="1465" w:type="dxa"/>
            <w:tcBorders>
              <w:top w:val="nil"/>
              <w:left w:val="nil"/>
              <w:bottom w:val="single" w:sz="8" w:space="0" w:color="auto"/>
              <w:right w:val="single" w:sz="8" w:space="0" w:color="auto"/>
            </w:tcBorders>
            <w:vAlign w:val="center"/>
            <w:hideMark/>
          </w:tcPr>
          <w:p w14:paraId="2EB9FFA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JAMES DOMNIC</w:t>
            </w:r>
          </w:p>
        </w:tc>
      </w:tr>
      <w:tr w:rsidR="003F664A" w:rsidRPr="00630201" w14:paraId="12475E09"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B659DD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114</w:t>
            </w:r>
          </w:p>
        </w:tc>
        <w:tc>
          <w:tcPr>
            <w:tcW w:w="2531" w:type="dxa"/>
            <w:tcBorders>
              <w:top w:val="nil"/>
              <w:left w:val="nil"/>
              <w:bottom w:val="single" w:sz="4" w:space="0" w:color="auto"/>
              <w:right w:val="single" w:sz="4" w:space="0" w:color="auto"/>
            </w:tcBorders>
            <w:vAlign w:val="center"/>
            <w:hideMark/>
          </w:tcPr>
          <w:p w14:paraId="44654E6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ZEBAKHANUM KADIR KHAN</w:t>
            </w:r>
          </w:p>
        </w:tc>
        <w:tc>
          <w:tcPr>
            <w:tcW w:w="1404" w:type="dxa"/>
            <w:tcBorders>
              <w:top w:val="nil"/>
              <w:left w:val="nil"/>
              <w:bottom w:val="single" w:sz="4" w:space="0" w:color="auto"/>
              <w:right w:val="single" w:sz="4" w:space="0" w:color="auto"/>
            </w:tcBorders>
            <w:vAlign w:val="center"/>
            <w:hideMark/>
          </w:tcPr>
          <w:p w14:paraId="7D7E4EBC"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719F89C4"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10750DA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263</w:t>
            </w:r>
          </w:p>
        </w:tc>
        <w:tc>
          <w:tcPr>
            <w:tcW w:w="2737" w:type="dxa"/>
            <w:tcBorders>
              <w:top w:val="nil"/>
              <w:left w:val="nil"/>
              <w:bottom w:val="single" w:sz="8" w:space="0" w:color="auto"/>
              <w:right w:val="single" w:sz="8" w:space="0" w:color="auto"/>
            </w:tcBorders>
            <w:vAlign w:val="center"/>
            <w:hideMark/>
          </w:tcPr>
          <w:p w14:paraId="7598A2D7"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MADHAV DNYANESHWAR WADJE</w:t>
            </w:r>
          </w:p>
        </w:tc>
        <w:tc>
          <w:tcPr>
            <w:tcW w:w="1465" w:type="dxa"/>
            <w:tcBorders>
              <w:top w:val="nil"/>
              <w:left w:val="nil"/>
              <w:bottom w:val="single" w:sz="8" w:space="0" w:color="auto"/>
              <w:right w:val="single" w:sz="8" w:space="0" w:color="auto"/>
            </w:tcBorders>
            <w:vAlign w:val="center"/>
            <w:hideMark/>
          </w:tcPr>
          <w:p w14:paraId="7BAC0BA3"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5C068F75"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6EF2F73"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115</w:t>
            </w:r>
          </w:p>
        </w:tc>
        <w:tc>
          <w:tcPr>
            <w:tcW w:w="2531" w:type="dxa"/>
            <w:tcBorders>
              <w:top w:val="nil"/>
              <w:left w:val="nil"/>
              <w:bottom w:val="single" w:sz="4" w:space="0" w:color="auto"/>
              <w:right w:val="single" w:sz="4" w:space="0" w:color="auto"/>
            </w:tcBorders>
            <w:vAlign w:val="center"/>
            <w:hideMark/>
          </w:tcPr>
          <w:p w14:paraId="30FC20C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MYESHA DUNN</w:t>
            </w:r>
          </w:p>
        </w:tc>
        <w:tc>
          <w:tcPr>
            <w:tcW w:w="1404" w:type="dxa"/>
            <w:tcBorders>
              <w:top w:val="nil"/>
              <w:left w:val="nil"/>
              <w:bottom w:val="single" w:sz="4" w:space="0" w:color="auto"/>
              <w:right w:val="single" w:sz="4" w:space="0" w:color="auto"/>
            </w:tcBorders>
            <w:vAlign w:val="center"/>
            <w:hideMark/>
          </w:tcPr>
          <w:p w14:paraId="538134A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ECDA869"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52C2916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264</w:t>
            </w:r>
          </w:p>
        </w:tc>
        <w:tc>
          <w:tcPr>
            <w:tcW w:w="2737" w:type="dxa"/>
            <w:tcBorders>
              <w:top w:val="nil"/>
              <w:left w:val="nil"/>
              <w:bottom w:val="single" w:sz="8" w:space="0" w:color="auto"/>
              <w:right w:val="single" w:sz="8" w:space="0" w:color="auto"/>
            </w:tcBorders>
            <w:vAlign w:val="center"/>
            <w:hideMark/>
          </w:tcPr>
          <w:p w14:paraId="0D50B3F3"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ROSHAN DURGADAS GHODPAGE</w:t>
            </w:r>
          </w:p>
        </w:tc>
        <w:tc>
          <w:tcPr>
            <w:tcW w:w="1465" w:type="dxa"/>
            <w:tcBorders>
              <w:top w:val="nil"/>
              <w:left w:val="nil"/>
              <w:bottom w:val="single" w:sz="8" w:space="0" w:color="auto"/>
              <w:right w:val="single" w:sz="8" w:space="0" w:color="auto"/>
            </w:tcBorders>
            <w:vAlign w:val="center"/>
            <w:hideMark/>
          </w:tcPr>
          <w:p w14:paraId="6C14261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0374D5F6"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2BA5772"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116</w:t>
            </w:r>
          </w:p>
        </w:tc>
        <w:tc>
          <w:tcPr>
            <w:tcW w:w="2531" w:type="dxa"/>
            <w:tcBorders>
              <w:top w:val="nil"/>
              <w:left w:val="nil"/>
              <w:bottom w:val="single" w:sz="4" w:space="0" w:color="auto"/>
              <w:right w:val="single" w:sz="4" w:space="0" w:color="auto"/>
            </w:tcBorders>
            <w:vAlign w:val="center"/>
            <w:hideMark/>
          </w:tcPr>
          <w:p w14:paraId="41B95F0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NIKITA LATHAM</w:t>
            </w:r>
          </w:p>
        </w:tc>
        <w:tc>
          <w:tcPr>
            <w:tcW w:w="1404" w:type="dxa"/>
            <w:tcBorders>
              <w:top w:val="nil"/>
              <w:left w:val="nil"/>
              <w:bottom w:val="single" w:sz="4" w:space="0" w:color="auto"/>
              <w:right w:val="single" w:sz="4" w:space="0" w:color="auto"/>
            </w:tcBorders>
            <w:vAlign w:val="center"/>
            <w:hideMark/>
          </w:tcPr>
          <w:p w14:paraId="7F7F1BE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A5E830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6D46A3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265</w:t>
            </w:r>
          </w:p>
        </w:tc>
        <w:tc>
          <w:tcPr>
            <w:tcW w:w="2737" w:type="dxa"/>
            <w:tcBorders>
              <w:top w:val="nil"/>
              <w:left w:val="nil"/>
              <w:bottom w:val="single" w:sz="8" w:space="0" w:color="auto"/>
              <w:right w:val="single" w:sz="8" w:space="0" w:color="auto"/>
            </w:tcBorders>
            <w:vAlign w:val="center"/>
            <w:hideMark/>
          </w:tcPr>
          <w:p w14:paraId="3DFCC529"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SHWETA VILAS JAGTAP</w:t>
            </w:r>
          </w:p>
        </w:tc>
        <w:tc>
          <w:tcPr>
            <w:tcW w:w="1465" w:type="dxa"/>
            <w:tcBorders>
              <w:top w:val="nil"/>
              <w:left w:val="nil"/>
              <w:bottom w:val="single" w:sz="8" w:space="0" w:color="auto"/>
              <w:right w:val="single" w:sz="8" w:space="0" w:color="auto"/>
            </w:tcBorders>
            <w:vAlign w:val="center"/>
            <w:hideMark/>
          </w:tcPr>
          <w:p w14:paraId="25247A4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AMY JONES</w:t>
            </w:r>
          </w:p>
        </w:tc>
      </w:tr>
      <w:tr w:rsidR="003F664A" w:rsidRPr="00630201" w14:paraId="4CDB733F"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440E6C1"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117</w:t>
            </w:r>
          </w:p>
        </w:tc>
        <w:tc>
          <w:tcPr>
            <w:tcW w:w="2531" w:type="dxa"/>
            <w:tcBorders>
              <w:top w:val="nil"/>
              <w:left w:val="nil"/>
              <w:bottom w:val="single" w:sz="4" w:space="0" w:color="auto"/>
              <w:right w:val="single" w:sz="4" w:space="0" w:color="auto"/>
            </w:tcBorders>
            <w:vAlign w:val="center"/>
            <w:hideMark/>
          </w:tcPr>
          <w:p w14:paraId="38E15048"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PHONG HUA</w:t>
            </w:r>
          </w:p>
        </w:tc>
        <w:tc>
          <w:tcPr>
            <w:tcW w:w="1404" w:type="dxa"/>
            <w:tcBorders>
              <w:top w:val="nil"/>
              <w:left w:val="nil"/>
              <w:bottom w:val="single" w:sz="4" w:space="0" w:color="auto"/>
              <w:right w:val="single" w:sz="4" w:space="0" w:color="auto"/>
            </w:tcBorders>
            <w:vAlign w:val="center"/>
            <w:hideMark/>
          </w:tcPr>
          <w:p w14:paraId="36D1AFA6"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254C56D0"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7CAB256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266</w:t>
            </w:r>
          </w:p>
        </w:tc>
        <w:tc>
          <w:tcPr>
            <w:tcW w:w="2737" w:type="dxa"/>
            <w:tcBorders>
              <w:top w:val="nil"/>
              <w:left w:val="nil"/>
              <w:bottom w:val="single" w:sz="8" w:space="0" w:color="auto"/>
              <w:right w:val="single" w:sz="8" w:space="0" w:color="auto"/>
            </w:tcBorders>
            <w:vAlign w:val="center"/>
            <w:hideMark/>
          </w:tcPr>
          <w:p w14:paraId="4CC7CBD2" w14:textId="77777777" w:rsidR="003F664A" w:rsidRPr="00630201" w:rsidRDefault="003F664A" w:rsidP="008E279B">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VISHAL RAMDAS SANGLE</w:t>
            </w:r>
          </w:p>
        </w:tc>
        <w:tc>
          <w:tcPr>
            <w:tcW w:w="1465" w:type="dxa"/>
            <w:tcBorders>
              <w:top w:val="nil"/>
              <w:left w:val="nil"/>
              <w:bottom w:val="single" w:sz="8" w:space="0" w:color="auto"/>
              <w:right w:val="single" w:sz="8" w:space="0" w:color="auto"/>
            </w:tcBorders>
            <w:vAlign w:val="center"/>
            <w:hideMark/>
          </w:tcPr>
          <w:p w14:paraId="27E30FA2"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21C927A7"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19E116F9"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118</w:t>
            </w:r>
          </w:p>
        </w:tc>
        <w:tc>
          <w:tcPr>
            <w:tcW w:w="2531" w:type="dxa"/>
            <w:tcBorders>
              <w:top w:val="nil"/>
              <w:left w:val="nil"/>
              <w:bottom w:val="single" w:sz="4" w:space="0" w:color="auto"/>
              <w:right w:val="single" w:sz="4" w:space="0" w:color="auto"/>
            </w:tcBorders>
            <w:vAlign w:val="center"/>
            <w:hideMark/>
          </w:tcPr>
          <w:p w14:paraId="6B3B153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BERNARD GIESEN</w:t>
            </w:r>
          </w:p>
        </w:tc>
        <w:tc>
          <w:tcPr>
            <w:tcW w:w="1404" w:type="dxa"/>
            <w:tcBorders>
              <w:top w:val="nil"/>
              <w:left w:val="nil"/>
              <w:bottom w:val="single" w:sz="4" w:space="0" w:color="auto"/>
              <w:right w:val="single" w:sz="4" w:space="0" w:color="auto"/>
            </w:tcBorders>
            <w:vAlign w:val="center"/>
            <w:hideMark/>
          </w:tcPr>
          <w:p w14:paraId="54A8BE4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6897D28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373614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267</w:t>
            </w:r>
          </w:p>
        </w:tc>
        <w:tc>
          <w:tcPr>
            <w:tcW w:w="2737" w:type="dxa"/>
            <w:tcBorders>
              <w:top w:val="nil"/>
              <w:left w:val="nil"/>
              <w:bottom w:val="single" w:sz="8" w:space="0" w:color="auto"/>
              <w:right w:val="single" w:sz="8" w:space="0" w:color="auto"/>
            </w:tcBorders>
            <w:vAlign w:val="center"/>
            <w:hideMark/>
          </w:tcPr>
          <w:p w14:paraId="1C66AB8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ROSINE DALGER-EX AUDITOR</w:t>
            </w:r>
          </w:p>
        </w:tc>
        <w:tc>
          <w:tcPr>
            <w:tcW w:w="1465" w:type="dxa"/>
            <w:tcBorders>
              <w:top w:val="nil"/>
              <w:left w:val="nil"/>
              <w:bottom w:val="single" w:sz="8" w:space="0" w:color="auto"/>
              <w:right w:val="single" w:sz="8" w:space="0" w:color="auto"/>
            </w:tcBorders>
            <w:vAlign w:val="center"/>
            <w:hideMark/>
          </w:tcPr>
          <w:p w14:paraId="29CFBE6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13D6B511"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D02F32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119</w:t>
            </w:r>
          </w:p>
        </w:tc>
        <w:tc>
          <w:tcPr>
            <w:tcW w:w="2531" w:type="dxa"/>
            <w:tcBorders>
              <w:top w:val="nil"/>
              <w:left w:val="nil"/>
              <w:bottom w:val="single" w:sz="4" w:space="0" w:color="auto"/>
              <w:right w:val="single" w:sz="4" w:space="0" w:color="auto"/>
            </w:tcBorders>
            <w:vAlign w:val="center"/>
            <w:hideMark/>
          </w:tcPr>
          <w:p w14:paraId="353715EE"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BRADI WHITFIELD</w:t>
            </w:r>
          </w:p>
        </w:tc>
        <w:tc>
          <w:tcPr>
            <w:tcW w:w="1404" w:type="dxa"/>
            <w:tcBorders>
              <w:top w:val="nil"/>
              <w:left w:val="nil"/>
              <w:bottom w:val="single" w:sz="4" w:space="0" w:color="auto"/>
              <w:right w:val="single" w:sz="4" w:space="0" w:color="auto"/>
            </w:tcBorders>
            <w:vAlign w:val="center"/>
            <w:hideMark/>
          </w:tcPr>
          <w:p w14:paraId="1D51217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C7E333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08096E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268</w:t>
            </w:r>
          </w:p>
        </w:tc>
        <w:tc>
          <w:tcPr>
            <w:tcW w:w="2737" w:type="dxa"/>
            <w:tcBorders>
              <w:top w:val="nil"/>
              <w:left w:val="nil"/>
              <w:bottom w:val="single" w:sz="8" w:space="0" w:color="auto"/>
              <w:right w:val="single" w:sz="8" w:space="0" w:color="auto"/>
            </w:tcBorders>
            <w:vAlign w:val="center"/>
            <w:hideMark/>
          </w:tcPr>
          <w:p w14:paraId="002A23C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ABEL BANIEL</w:t>
            </w:r>
          </w:p>
        </w:tc>
        <w:tc>
          <w:tcPr>
            <w:tcW w:w="1465" w:type="dxa"/>
            <w:tcBorders>
              <w:top w:val="nil"/>
              <w:left w:val="nil"/>
              <w:bottom w:val="single" w:sz="8" w:space="0" w:color="auto"/>
              <w:right w:val="single" w:sz="8" w:space="0" w:color="auto"/>
            </w:tcBorders>
            <w:vAlign w:val="center"/>
            <w:hideMark/>
          </w:tcPr>
          <w:p w14:paraId="6BAAD5B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AUSTIN BUTLER</w:t>
            </w:r>
          </w:p>
        </w:tc>
      </w:tr>
      <w:tr w:rsidR="003F664A" w:rsidRPr="00630201" w14:paraId="77491555"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2EED035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120</w:t>
            </w:r>
          </w:p>
        </w:tc>
        <w:tc>
          <w:tcPr>
            <w:tcW w:w="2531" w:type="dxa"/>
            <w:tcBorders>
              <w:top w:val="nil"/>
              <w:left w:val="nil"/>
              <w:bottom w:val="single" w:sz="4" w:space="0" w:color="auto"/>
              <w:right w:val="single" w:sz="4" w:space="0" w:color="auto"/>
            </w:tcBorders>
            <w:vAlign w:val="center"/>
            <w:hideMark/>
          </w:tcPr>
          <w:p w14:paraId="55A653AF"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BRETT A WHITTY</w:t>
            </w:r>
          </w:p>
        </w:tc>
        <w:tc>
          <w:tcPr>
            <w:tcW w:w="1404" w:type="dxa"/>
            <w:tcBorders>
              <w:top w:val="nil"/>
              <w:left w:val="nil"/>
              <w:bottom w:val="single" w:sz="4" w:space="0" w:color="auto"/>
              <w:right w:val="single" w:sz="4" w:space="0" w:color="auto"/>
            </w:tcBorders>
            <w:vAlign w:val="center"/>
            <w:hideMark/>
          </w:tcPr>
          <w:p w14:paraId="68E53F0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DB0FE29"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A13515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269</w:t>
            </w:r>
          </w:p>
        </w:tc>
        <w:tc>
          <w:tcPr>
            <w:tcW w:w="2737" w:type="dxa"/>
            <w:tcBorders>
              <w:top w:val="nil"/>
              <w:left w:val="nil"/>
              <w:bottom w:val="single" w:sz="8" w:space="0" w:color="auto"/>
              <w:right w:val="single" w:sz="8" w:space="0" w:color="auto"/>
            </w:tcBorders>
            <w:vAlign w:val="center"/>
            <w:hideMark/>
          </w:tcPr>
          <w:p w14:paraId="62239C3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COLBY K HODGE</w:t>
            </w:r>
          </w:p>
        </w:tc>
        <w:tc>
          <w:tcPr>
            <w:tcW w:w="1465" w:type="dxa"/>
            <w:tcBorders>
              <w:top w:val="nil"/>
              <w:left w:val="nil"/>
              <w:bottom w:val="single" w:sz="8" w:space="0" w:color="auto"/>
              <w:right w:val="single" w:sz="8" w:space="0" w:color="auto"/>
            </w:tcBorders>
            <w:vAlign w:val="center"/>
            <w:hideMark/>
          </w:tcPr>
          <w:p w14:paraId="0B2DCE1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0D48F3DA"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9C4662C"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121</w:t>
            </w:r>
          </w:p>
        </w:tc>
        <w:tc>
          <w:tcPr>
            <w:tcW w:w="2531" w:type="dxa"/>
            <w:tcBorders>
              <w:top w:val="nil"/>
              <w:left w:val="nil"/>
              <w:bottom w:val="single" w:sz="4" w:space="0" w:color="auto"/>
              <w:right w:val="single" w:sz="4" w:space="0" w:color="auto"/>
            </w:tcBorders>
            <w:vAlign w:val="center"/>
            <w:hideMark/>
          </w:tcPr>
          <w:p w14:paraId="0E908F6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CARIEY FRYE</w:t>
            </w:r>
          </w:p>
        </w:tc>
        <w:tc>
          <w:tcPr>
            <w:tcW w:w="1404" w:type="dxa"/>
            <w:tcBorders>
              <w:top w:val="nil"/>
              <w:left w:val="nil"/>
              <w:bottom w:val="single" w:sz="4" w:space="0" w:color="auto"/>
              <w:right w:val="single" w:sz="4" w:space="0" w:color="auto"/>
            </w:tcBorders>
            <w:vAlign w:val="center"/>
            <w:hideMark/>
          </w:tcPr>
          <w:p w14:paraId="5ADA786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0A4AB9CE"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FC6BCE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270</w:t>
            </w:r>
          </w:p>
        </w:tc>
        <w:tc>
          <w:tcPr>
            <w:tcW w:w="2737" w:type="dxa"/>
            <w:tcBorders>
              <w:top w:val="nil"/>
              <w:left w:val="nil"/>
              <w:bottom w:val="single" w:sz="8" w:space="0" w:color="auto"/>
              <w:right w:val="single" w:sz="8" w:space="0" w:color="auto"/>
            </w:tcBorders>
            <w:vAlign w:val="center"/>
            <w:hideMark/>
          </w:tcPr>
          <w:p w14:paraId="36498BB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DOUGLAS FREITAG</w:t>
            </w:r>
          </w:p>
        </w:tc>
        <w:tc>
          <w:tcPr>
            <w:tcW w:w="1465" w:type="dxa"/>
            <w:tcBorders>
              <w:top w:val="nil"/>
              <w:left w:val="nil"/>
              <w:bottom w:val="single" w:sz="8" w:space="0" w:color="auto"/>
              <w:right w:val="single" w:sz="8" w:space="0" w:color="auto"/>
            </w:tcBorders>
            <w:vAlign w:val="center"/>
            <w:hideMark/>
          </w:tcPr>
          <w:p w14:paraId="3E819BF6"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28B9775D"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42BFB09C"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122</w:t>
            </w:r>
          </w:p>
        </w:tc>
        <w:tc>
          <w:tcPr>
            <w:tcW w:w="2531" w:type="dxa"/>
            <w:tcBorders>
              <w:top w:val="nil"/>
              <w:left w:val="nil"/>
              <w:bottom w:val="single" w:sz="4" w:space="0" w:color="auto"/>
              <w:right w:val="single" w:sz="4" w:space="0" w:color="auto"/>
            </w:tcBorders>
            <w:vAlign w:val="center"/>
            <w:hideMark/>
          </w:tcPr>
          <w:p w14:paraId="4EE7364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CARLING WHITTY</w:t>
            </w:r>
          </w:p>
        </w:tc>
        <w:tc>
          <w:tcPr>
            <w:tcW w:w="1404" w:type="dxa"/>
            <w:tcBorders>
              <w:top w:val="nil"/>
              <w:left w:val="nil"/>
              <w:bottom w:val="single" w:sz="4" w:space="0" w:color="auto"/>
              <w:right w:val="single" w:sz="4" w:space="0" w:color="auto"/>
            </w:tcBorders>
            <w:vAlign w:val="center"/>
            <w:hideMark/>
          </w:tcPr>
          <w:p w14:paraId="171A00F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5BA3959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DAD97F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271</w:t>
            </w:r>
          </w:p>
        </w:tc>
        <w:tc>
          <w:tcPr>
            <w:tcW w:w="2737" w:type="dxa"/>
            <w:tcBorders>
              <w:top w:val="nil"/>
              <w:left w:val="nil"/>
              <w:bottom w:val="single" w:sz="8" w:space="0" w:color="auto"/>
              <w:right w:val="single" w:sz="8" w:space="0" w:color="auto"/>
            </w:tcBorders>
            <w:vAlign w:val="center"/>
            <w:hideMark/>
          </w:tcPr>
          <w:p w14:paraId="77ACCD9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FALISHA L SMITH</w:t>
            </w:r>
          </w:p>
        </w:tc>
        <w:tc>
          <w:tcPr>
            <w:tcW w:w="1465" w:type="dxa"/>
            <w:tcBorders>
              <w:top w:val="nil"/>
              <w:left w:val="nil"/>
              <w:bottom w:val="single" w:sz="8" w:space="0" w:color="auto"/>
              <w:right w:val="single" w:sz="8" w:space="0" w:color="auto"/>
            </w:tcBorders>
            <w:vAlign w:val="center"/>
            <w:hideMark/>
          </w:tcPr>
          <w:p w14:paraId="3B578C9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r>
      <w:tr w:rsidR="003F664A" w:rsidRPr="00630201" w14:paraId="64401D21"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E2503F3"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123</w:t>
            </w:r>
          </w:p>
        </w:tc>
        <w:tc>
          <w:tcPr>
            <w:tcW w:w="2531" w:type="dxa"/>
            <w:tcBorders>
              <w:top w:val="nil"/>
              <w:left w:val="nil"/>
              <w:bottom w:val="single" w:sz="4" w:space="0" w:color="auto"/>
              <w:right w:val="single" w:sz="4" w:space="0" w:color="auto"/>
            </w:tcBorders>
            <w:vAlign w:val="center"/>
            <w:hideMark/>
          </w:tcPr>
          <w:p w14:paraId="1D1560F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TATI MOHAMMAD</w:t>
            </w:r>
          </w:p>
        </w:tc>
        <w:tc>
          <w:tcPr>
            <w:tcW w:w="1404" w:type="dxa"/>
            <w:tcBorders>
              <w:top w:val="nil"/>
              <w:left w:val="nil"/>
              <w:bottom w:val="single" w:sz="4" w:space="0" w:color="auto"/>
              <w:right w:val="single" w:sz="4" w:space="0" w:color="auto"/>
            </w:tcBorders>
            <w:vAlign w:val="center"/>
            <w:hideMark/>
          </w:tcPr>
          <w:p w14:paraId="5835958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AB760C6"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8084CE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272</w:t>
            </w:r>
          </w:p>
        </w:tc>
        <w:tc>
          <w:tcPr>
            <w:tcW w:w="2737" w:type="dxa"/>
            <w:tcBorders>
              <w:top w:val="nil"/>
              <w:left w:val="nil"/>
              <w:bottom w:val="single" w:sz="8" w:space="0" w:color="auto"/>
              <w:right w:val="single" w:sz="8" w:space="0" w:color="auto"/>
            </w:tcBorders>
            <w:vAlign w:val="center"/>
            <w:hideMark/>
          </w:tcPr>
          <w:p w14:paraId="417AB32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HAILEY ADAMS</w:t>
            </w:r>
          </w:p>
        </w:tc>
        <w:tc>
          <w:tcPr>
            <w:tcW w:w="1465" w:type="dxa"/>
            <w:tcBorders>
              <w:top w:val="nil"/>
              <w:left w:val="nil"/>
              <w:bottom w:val="single" w:sz="8" w:space="0" w:color="auto"/>
              <w:right w:val="single" w:sz="8" w:space="0" w:color="auto"/>
            </w:tcBorders>
            <w:vAlign w:val="center"/>
            <w:hideMark/>
          </w:tcPr>
          <w:p w14:paraId="1B3891D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1384627E"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AAA590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124</w:t>
            </w:r>
          </w:p>
        </w:tc>
        <w:tc>
          <w:tcPr>
            <w:tcW w:w="2531" w:type="dxa"/>
            <w:tcBorders>
              <w:top w:val="nil"/>
              <w:left w:val="nil"/>
              <w:bottom w:val="single" w:sz="4" w:space="0" w:color="auto"/>
              <w:right w:val="single" w:sz="4" w:space="0" w:color="auto"/>
            </w:tcBorders>
            <w:vAlign w:val="center"/>
            <w:hideMark/>
          </w:tcPr>
          <w:p w14:paraId="4426137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TRES A MIREE</w:t>
            </w:r>
          </w:p>
        </w:tc>
        <w:tc>
          <w:tcPr>
            <w:tcW w:w="1404" w:type="dxa"/>
            <w:tcBorders>
              <w:top w:val="nil"/>
              <w:left w:val="nil"/>
              <w:bottom w:val="single" w:sz="4" w:space="0" w:color="auto"/>
              <w:right w:val="single" w:sz="4" w:space="0" w:color="auto"/>
            </w:tcBorders>
            <w:vAlign w:val="center"/>
            <w:hideMark/>
          </w:tcPr>
          <w:p w14:paraId="03C4D53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1340F19"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533F87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273</w:t>
            </w:r>
          </w:p>
        </w:tc>
        <w:tc>
          <w:tcPr>
            <w:tcW w:w="2737" w:type="dxa"/>
            <w:tcBorders>
              <w:top w:val="nil"/>
              <w:left w:val="nil"/>
              <w:bottom w:val="single" w:sz="8" w:space="0" w:color="auto"/>
              <w:right w:val="single" w:sz="8" w:space="0" w:color="auto"/>
            </w:tcBorders>
            <w:vAlign w:val="center"/>
            <w:hideMark/>
          </w:tcPr>
          <w:p w14:paraId="25CED00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JASON LAW</w:t>
            </w:r>
          </w:p>
        </w:tc>
        <w:tc>
          <w:tcPr>
            <w:tcW w:w="1465" w:type="dxa"/>
            <w:tcBorders>
              <w:top w:val="nil"/>
              <w:left w:val="nil"/>
              <w:bottom w:val="single" w:sz="8" w:space="0" w:color="auto"/>
              <w:right w:val="single" w:sz="8" w:space="0" w:color="auto"/>
            </w:tcBorders>
            <w:vAlign w:val="center"/>
            <w:hideMark/>
          </w:tcPr>
          <w:p w14:paraId="0A0F999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D34B9F8"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8C3426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125</w:t>
            </w:r>
          </w:p>
        </w:tc>
        <w:tc>
          <w:tcPr>
            <w:tcW w:w="2531" w:type="dxa"/>
            <w:tcBorders>
              <w:top w:val="nil"/>
              <w:left w:val="nil"/>
              <w:bottom w:val="single" w:sz="4" w:space="0" w:color="auto"/>
              <w:right w:val="single" w:sz="4" w:space="0" w:color="auto"/>
            </w:tcBorders>
            <w:vAlign w:val="center"/>
            <w:hideMark/>
          </w:tcPr>
          <w:p w14:paraId="55D85AD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WILLIAM MCCULLOUGH JR</w:t>
            </w:r>
          </w:p>
        </w:tc>
        <w:tc>
          <w:tcPr>
            <w:tcW w:w="1404" w:type="dxa"/>
            <w:tcBorders>
              <w:top w:val="nil"/>
              <w:left w:val="nil"/>
              <w:bottom w:val="single" w:sz="4" w:space="0" w:color="auto"/>
              <w:right w:val="single" w:sz="4" w:space="0" w:color="auto"/>
            </w:tcBorders>
            <w:vAlign w:val="center"/>
            <w:hideMark/>
          </w:tcPr>
          <w:p w14:paraId="6820CA2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CF75BC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888006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274</w:t>
            </w:r>
          </w:p>
        </w:tc>
        <w:tc>
          <w:tcPr>
            <w:tcW w:w="2737" w:type="dxa"/>
            <w:tcBorders>
              <w:top w:val="nil"/>
              <w:left w:val="nil"/>
              <w:bottom w:val="single" w:sz="8" w:space="0" w:color="auto"/>
              <w:right w:val="single" w:sz="8" w:space="0" w:color="auto"/>
            </w:tcBorders>
            <w:vAlign w:val="center"/>
            <w:hideMark/>
          </w:tcPr>
          <w:p w14:paraId="24849B4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JESSICA BRUNNER</w:t>
            </w:r>
          </w:p>
        </w:tc>
        <w:tc>
          <w:tcPr>
            <w:tcW w:w="1465" w:type="dxa"/>
            <w:tcBorders>
              <w:top w:val="nil"/>
              <w:left w:val="nil"/>
              <w:bottom w:val="single" w:sz="8" w:space="0" w:color="auto"/>
              <w:right w:val="single" w:sz="8" w:space="0" w:color="auto"/>
            </w:tcBorders>
            <w:vAlign w:val="center"/>
            <w:hideMark/>
          </w:tcPr>
          <w:p w14:paraId="0E46CD0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59AE0FD0"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7ACF47EA"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126</w:t>
            </w:r>
          </w:p>
        </w:tc>
        <w:tc>
          <w:tcPr>
            <w:tcW w:w="2531" w:type="dxa"/>
            <w:tcBorders>
              <w:top w:val="nil"/>
              <w:left w:val="nil"/>
              <w:bottom w:val="single" w:sz="4" w:space="0" w:color="auto"/>
              <w:right w:val="single" w:sz="4" w:space="0" w:color="auto"/>
            </w:tcBorders>
            <w:vAlign w:val="center"/>
            <w:hideMark/>
          </w:tcPr>
          <w:p w14:paraId="7D06E0A1"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ADAM PICK OF CANOPY</w:t>
            </w:r>
          </w:p>
        </w:tc>
        <w:tc>
          <w:tcPr>
            <w:tcW w:w="1404" w:type="dxa"/>
            <w:tcBorders>
              <w:top w:val="nil"/>
              <w:left w:val="nil"/>
              <w:bottom w:val="single" w:sz="4" w:space="0" w:color="auto"/>
              <w:right w:val="single" w:sz="4" w:space="0" w:color="auto"/>
            </w:tcBorders>
            <w:vAlign w:val="center"/>
            <w:hideMark/>
          </w:tcPr>
          <w:p w14:paraId="0BE46DD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555578A3"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B01E84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275</w:t>
            </w:r>
          </w:p>
        </w:tc>
        <w:tc>
          <w:tcPr>
            <w:tcW w:w="2737" w:type="dxa"/>
            <w:tcBorders>
              <w:top w:val="nil"/>
              <w:left w:val="nil"/>
              <w:bottom w:val="single" w:sz="8" w:space="0" w:color="auto"/>
              <w:right w:val="single" w:sz="8" w:space="0" w:color="auto"/>
            </w:tcBorders>
            <w:vAlign w:val="center"/>
            <w:hideMark/>
          </w:tcPr>
          <w:p w14:paraId="23387DD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JESSICA M SCOTT</w:t>
            </w:r>
          </w:p>
        </w:tc>
        <w:tc>
          <w:tcPr>
            <w:tcW w:w="1465" w:type="dxa"/>
            <w:tcBorders>
              <w:top w:val="nil"/>
              <w:left w:val="nil"/>
              <w:bottom w:val="single" w:sz="8" w:space="0" w:color="auto"/>
              <w:right w:val="single" w:sz="8" w:space="0" w:color="auto"/>
            </w:tcBorders>
            <w:vAlign w:val="center"/>
            <w:hideMark/>
          </w:tcPr>
          <w:p w14:paraId="4940E56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268E0C66"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05A18585"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127</w:t>
            </w:r>
          </w:p>
        </w:tc>
        <w:tc>
          <w:tcPr>
            <w:tcW w:w="2531" w:type="dxa"/>
            <w:tcBorders>
              <w:top w:val="nil"/>
              <w:left w:val="nil"/>
              <w:bottom w:val="single" w:sz="4" w:space="0" w:color="auto"/>
              <w:right w:val="single" w:sz="4" w:space="0" w:color="auto"/>
            </w:tcBorders>
            <w:vAlign w:val="center"/>
            <w:hideMark/>
          </w:tcPr>
          <w:p w14:paraId="208BE27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ADRIAN MBAKU</w:t>
            </w:r>
          </w:p>
        </w:tc>
        <w:tc>
          <w:tcPr>
            <w:tcW w:w="1404" w:type="dxa"/>
            <w:tcBorders>
              <w:top w:val="nil"/>
              <w:left w:val="nil"/>
              <w:bottom w:val="single" w:sz="4" w:space="0" w:color="auto"/>
              <w:right w:val="single" w:sz="4" w:space="0" w:color="auto"/>
            </w:tcBorders>
            <w:vAlign w:val="center"/>
            <w:hideMark/>
          </w:tcPr>
          <w:p w14:paraId="317B839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6A74E118"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0EC455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276</w:t>
            </w:r>
          </w:p>
        </w:tc>
        <w:tc>
          <w:tcPr>
            <w:tcW w:w="2737" w:type="dxa"/>
            <w:tcBorders>
              <w:top w:val="nil"/>
              <w:left w:val="nil"/>
              <w:bottom w:val="single" w:sz="8" w:space="0" w:color="auto"/>
              <w:right w:val="single" w:sz="8" w:space="0" w:color="auto"/>
            </w:tcBorders>
            <w:vAlign w:val="center"/>
            <w:hideMark/>
          </w:tcPr>
          <w:p w14:paraId="232DCCF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JESSICA WERNER</w:t>
            </w:r>
          </w:p>
        </w:tc>
        <w:tc>
          <w:tcPr>
            <w:tcW w:w="1465" w:type="dxa"/>
            <w:tcBorders>
              <w:top w:val="nil"/>
              <w:left w:val="nil"/>
              <w:bottom w:val="single" w:sz="8" w:space="0" w:color="auto"/>
              <w:right w:val="single" w:sz="8" w:space="0" w:color="auto"/>
            </w:tcBorders>
            <w:vAlign w:val="center"/>
            <w:hideMark/>
          </w:tcPr>
          <w:p w14:paraId="2F1DD55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7E0642FE"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327E7BD3"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128</w:t>
            </w:r>
          </w:p>
        </w:tc>
        <w:tc>
          <w:tcPr>
            <w:tcW w:w="2531" w:type="dxa"/>
            <w:tcBorders>
              <w:top w:val="nil"/>
              <w:left w:val="nil"/>
              <w:bottom w:val="single" w:sz="4" w:space="0" w:color="auto"/>
              <w:right w:val="single" w:sz="4" w:space="0" w:color="auto"/>
            </w:tcBorders>
            <w:vAlign w:val="center"/>
            <w:hideMark/>
          </w:tcPr>
          <w:p w14:paraId="39610E2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ALEXIS DALEBOUT</w:t>
            </w:r>
          </w:p>
        </w:tc>
        <w:tc>
          <w:tcPr>
            <w:tcW w:w="1404" w:type="dxa"/>
            <w:tcBorders>
              <w:top w:val="nil"/>
              <w:left w:val="nil"/>
              <w:bottom w:val="single" w:sz="4" w:space="0" w:color="auto"/>
              <w:right w:val="single" w:sz="4" w:space="0" w:color="auto"/>
            </w:tcBorders>
            <w:vAlign w:val="center"/>
            <w:hideMark/>
          </w:tcPr>
          <w:p w14:paraId="5B694A2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14EC5C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6058C8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277</w:t>
            </w:r>
          </w:p>
        </w:tc>
        <w:tc>
          <w:tcPr>
            <w:tcW w:w="2737" w:type="dxa"/>
            <w:tcBorders>
              <w:top w:val="nil"/>
              <w:left w:val="nil"/>
              <w:bottom w:val="single" w:sz="8" w:space="0" w:color="auto"/>
              <w:right w:val="single" w:sz="8" w:space="0" w:color="auto"/>
            </w:tcBorders>
            <w:vAlign w:val="center"/>
            <w:hideMark/>
          </w:tcPr>
          <w:p w14:paraId="4DECE3F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JOHN DEGOOD</w:t>
            </w:r>
          </w:p>
        </w:tc>
        <w:tc>
          <w:tcPr>
            <w:tcW w:w="1465" w:type="dxa"/>
            <w:tcBorders>
              <w:top w:val="nil"/>
              <w:left w:val="nil"/>
              <w:bottom w:val="single" w:sz="8" w:space="0" w:color="auto"/>
              <w:right w:val="single" w:sz="8" w:space="0" w:color="auto"/>
            </w:tcBorders>
            <w:vAlign w:val="center"/>
            <w:hideMark/>
          </w:tcPr>
          <w:p w14:paraId="13F3761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31572DA9"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51450707"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129</w:t>
            </w:r>
          </w:p>
        </w:tc>
        <w:tc>
          <w:tcPr>
            <w:tcW w:w="2531" w:type="dxa"/>
            <w:tcBorders>
              <w:top w:val="nil"/>
              <w:left w:val="nil"/>
              <w:bottom w:val="single" w:sz="4" w:space="0" w:color="auto"/>
              <w:right w:val="single" w:sz="4" w:space="0" w:color="auto"/>
            </w:tcBorders>
            <w:vAlign w:val="center"/>
            <w:hideMark/>
          </w:tcPr>
          <w:p w14:paraId="602B8204"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AMICA DOXEY</w:t>
            </w:r>
          </w:p>
        </w:tc>
        <w:tc>
          <w:tcPr>
            <w:tcW w:w="1404" w:type="dxa"/>
            <w:tcBorders>
              <w:top w:val="nil"/>
              <w:left w:val="nil"/>
              <w:bottom w:val="single" w:sz="4" w:space="0" w:color="auto"/>
              <w:right w:val="single" w:sz="4" w:space="0" w:color="auto"/>
            </w:tcBorders>
            <w:vAlign w:val="center"/>
            <w:hideMark/>
          </w:tcPr>
          <w:p w14:paraId="0027B19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0DD3C08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F8E8F8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278</w:t>
            </w:r>
          </w:p>
        </w:tc>
        <w:tc>
          <w:tcPr>
            <w:tcW w:w="2737" w:type="dxa"/>
            <w:tcBorders>
              <w:top w:val="nil"/>
              <w:left w:val="nil"/>
              <w:bottom w:val="single" w:sz="8" w:space="0" w:color="auto"/>
              <w:right w:val="single" w:sz="8" w:space="0" w:color="auto"/>
            </w:tcBorders>
            <w:vAlign w:val="center"/>
            <w:hideMark/>
          </w:tcPr>
          <w:p w14:paraId="6B251FF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KAIMAYA UNDERWOOD</w:t>
            </w:r>
          </w:p>
        </w:tc>
        <w:tc>
          <w:tcPr>
            <w:tcW w:w="1465" w:type="dxa"/>
            <w:tcBorders>
              <w:top w:val="nil"/>
              <w:left w:val="nil"/>
              <w:bottom w:val="single" w:sz="8" w:space="0" w:color="auto"/>
              <w:right w:val="single" w:sz="8" w:space="0" w:color="auto"/>
            </w:tcBorders>
            <w:vAlign w:val="center"/>
            <w:hideMark/>
          </w:tcPr>
          <w:p w14:paraId="0A49192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4C5A69D"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787F783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130</w:t>
            </w:r>
          </w:p>
        </w:tc>
        <w:tc>
          <w:tcPr>
            <w:tcW w:w="2531" w:type="dxa"/>
            <w:tcBorders>
              <w:top w:val="nil"/>
              <w:left w:val="nil"/>
              <w:bottom w:val="single" w:sz="4" w:space="0" w:color="auto"/>
              <w:right w:val="single" w:sz="4" w:space="0" w:color="auto"/>
            </w:tcBorders>
            <w:vAlign w:val="center"/>
            <w:hideMark/>
          </w:tcPr>
          <w:p w14:paraId="4D33F5A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AMIEE BURCH</w:t>
            </w:r>
          </w:p>
        </w:tc>
        <w:tc>
          <w:tcPr>
            <w:tcW w:w="1404" w:type="dxa"/>
            <w:tcBorders>
              <w:top w:val="nil"/>
              <w:left w:val="nil"/>
              <w:bottom w:val="single" w:sz="4" w:space="0" w:color="auto"/>
              <w:right w:val="single" w:sz="4" w:space="0" w:color="auto"/>
            </w:tcBorders>
            <w:vAlign w:val="center"/>
            <w:hideMark/>
          </w:tcPr>
          <w:p w14:paraId="5D63E48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5C4204B9"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BBC219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279</w:t>
            </w:r>
          </w:p>
        </w:tc>
        <w:tc>
          <w:tcPr>
            <w:tcW w:w="2737" w:type="dxa"/>
            <w:tcBorders>
              <w:top w:val="nil"/>
              <w:left w:val="nil"/>
              <w:bottom w:val="single" w:sz="8" w:space="0" w:color="auto"/>
              <w:right w:val="single" w:sz="8" w:space="0" w:color="auto"/>
            </w:tcBorders>
            <w:vAlign w:val="center"/>
            <w:hideMark/>
          </w:tcPr>
          <w:p w14:paraId="2B60BB4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KELLY DIAN</w:t>
            </w:r>
          </w:p>
        </w:tc>
        <w:tc>
          <w:tcPr>
            <w:tcW w:w="1465" w:type="dxa"/>
            <w:tcBorders>
              <w:top w:val="nil"/>
              <w:left w:val="nil"/>
              <w:bottom w:val="single" w:sz="8" w:space="0" w:color="auto"/>
              <w:right w:val="single" w:sz="8" w:space="0" w:color="auto"/>
            </w:tcBorders>
            <w:vAlign w:val="center"/>
            <w:hideMark/>
          </w:tcPr>
          <w:p w14:paraId="38FC5E9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4CC13829"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6D95B41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131</w:t>
            </w:r>
          </w:p>
        </w:tc>
        <w:tc>
          <w:tcPr>
            <w:tcW w:w="2531" w:type="dxa"/>
            <w:tcBorders>
              <w:top w:val="nil"/>
              <w:left w:val="nil"/>
              <w:bottom w:val="single" w:sz="4" w:space="0" w:color="auto"/>
              <w:right w:val="single" w:sz="4" w:space="0" w:color="auto"/>
            </w:tcBorders>
            <w:vAlign w:val="center"/>
            <w:hideMark/>
          </w:tcPr>
          <w:p w14:paraId="232BCFFF"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ANGELA REED</w:t>
            </w:r>
          </w:p>
        </w:tc>
        <w:tc>
          <w:tcPr>
            <w:tcW w:w="1404" w:type="dxa"/>
            <w:tcBorders>
              <w:top w:val="nil"/>
              <w:left w:val="nil"/>
              <w:bottom w:val="single" w:sz="4" w:space="0" w:color="auto"/>
              <w:right w:val="single" w:sz="4" w:space="0" w:color="auto"/>
            </w:tcBorders>
            <w:vAlign w:val="center"/>
            <w:hideMark/>
          </w:tcPr>
          <w:p w14:paraId="62D72F1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436942A"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CDF176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280</w:t>
            </w:r>
          </w:p>
        </w:tc>
        <w:tc>
          <w:tcPr>
            <w:tcW w:w="2737" w:type="dxa"/>
            <w:tcBorders>
              <w:top w:val="nil"/>
              <w:left w:val="nil"/>
              <w:bottom w:val="single" w:sz="8" w:space="0" w:color="auto"/>
              <w:right w:val="single" w:sz="8" w:space="0" w:color="auto"/>
            </w:tcBorders>
            <w:vAlign w:val="center"/>
            <w:hideMark/>
          </w:tcPr>
          <w:p w14:paraId="4591A5E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KEVIN SCHULTZ</w:t>
            </w:r>
          </w:p>
        </w:tc>
        <w:tc>
          <w:tcPr>
            <w:tcW w:w="1465" w:type="dxa"/>
            <w:tcBorders>
              <w:top w:val="nil"/>
              <w:left w:val="nil"/>
              <w:bottom w:val="single" w:sz="8" w:space="0" w:color="auto"/>
              <w:right w:val="single" w:sz="8" w:space="0" w:color="auto"/>
            </w:tcBorders>
            <w:vAlign w:val="center"/>
            <w:hideMark/>
          </w:tcPr>
          <w:p w14:paraId="7F9686E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62609A09" w14:textId="77777777" w:rsidTr="008E279B">
        <w:trPr>
          <w:gridAfter w:val="1"/>
          <w:wAfter w:w="222" w:type="dxa"/>
          <w:trHeight w:val="315"/>
        </w:trPr>
        <w:tc>
          <w:tcPr>
            <w:tcW w:w="552" w:type="dxa"/>
            <w:tcBorders>
              <w:top w:val="nil"/>
              <w:left w:val="single" w:sz="4" w:space="0" w:color="auto"/>
              <w:bottom w:val="single" w:sz="4" w:space="0" w:color="auto"/>
              <w:right w:val="single" w:sz="4" w:space="0" w:color="auto"/>
            </w:tcBorders>
            <w:vAlign w:val="center"/>
            <w:hideMark/>
          </w:tcPr>
          <w:p w14:paraId="2B944F3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132</w:t>
            </w:r>
          </w:p>
        </w:tc>
        <w:tc>
          <w:tcPr>
            <w:tcW w:w="2531" w:type="dxa"/>
            <w:tcBorders>
              <w:top w:val="nil"/>
              <w:left w:val="nil"/>
              <w:bottom w:val="single" w:sz="4" w:space="0" w:color="auto"/>
              <w:right w:val="single" w:sz="4" w:space="0" w:color="auto"/>
            </w:tcBorders>
            <w:vAlign w:val="center"/>
            <w:hideMark/>
          </w:tcPr>
          <w:p w14:paraId="73B0C8E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ASHANTI WANSLEY</w:t>
            </w:r>
          </w:p>
        </w:tc>
        <w:tc>
          <w:tcPr>
            <w:tcW w:w="1404" w:type="dxa"/>
            <w:tcBorders>
              <w:top w:val="nil"/>
              <w:left w:val="nil"/>
              <w:bottom w:val="single" w:sz="4" w:space="0" w:color="auto"/>
              <w:right w:val="single" w:sz="4" w:space="0" w:color="auto"/>
            </w:tcBorders>
            <w:vAlign w:val="center"/>
            <w:hideMark/>
          </w:tcPr>
          <w:p w14:paraId="6018156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6FA7913"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2203812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281</w:t>
            </w:r>
          </w:p>
        </w:tc>
        <w:tc>
          <w:tcPr>
            <w:tcW w:w="2737" w:type="dxa"/>
            <w:tcBorders>
              <w:top w:val="nil"/>
              <w:left w:val="nil"/>
              <w:bottom w:val="single" w:sz="8" w:space="0" w:color="auto"/>
              <w:right w:val="single" w:sz="8" w:space="0" w:color="auto"/>
            </w:tcBorders>
            <w:vAlign w:val="center"/>
            <w:hideMark/>
          </w:tcPr>
          <w:p w14:paraId="7B7E984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LAUREN A CUTLER</w:t>
            </w:r>
          </w:p>
        </w:tc>
        <w:tc>
          <w:tcPr>
            <w:tcW w:w="1465" w:type="dxa"/>
            <w:tcBorders>
              <w:top w:val="nil"/>
              <w:left w:val="nil"/>
              <w:bottom w:val="single" w:sz="8" w:space="0" w:color="auto"/>
              <w:right w:val="single" w:sz="8" w:space="0" w:color="auto"/>
            </w:tcBorders>
            <w:vAlign w:val="center"/>
            <w:hideMark/>
          </w:tcPr>
          <w:p w14:paraId="42A5815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1E97EF44" w14:textId="77777777" w:rsidTr="008E279B">
        <w:trPr>
          <w:gridAfter w:val="1"/>
          <w:wAfter w:w="222" w:type="dxa"/>
          <w:trHeight w:val="525"/>
        </w:trPr>
        <w:tc>
          <w:tcPr>
            <w:tcW w:w="552" w:type="dxa"/>
            <w:tcBorders>
              <w:top w:val="nil"/>
              <w:left w:val="single" w:sz="4" w:space="0" w:color="auto"/>
              <w:bottom w:val="single" w:sz="4" w:space="0" w:color="auto"/>
              <w:right w:val="single" w:sz="4" w:space="0" w:color="auto"/>
            </w:tcBorders>
            <w:vAlign w:val="center"/>
            <w:hideMark/>
          </w:tcPr>
          <w:p w14:paraId="2F022F86"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133</w:t>
            </w:r>
          </w:p>
        </w:tc>
        <w:tc>
          <w:tcPr>
            <w:tcW w:w="2531" w:type="dxa"/>
            <w:tcBorders>
              <w:top w:val="nil"/>
              <w:left w:val="nil"/>
              <w:bottom w:val="single" w:sz="4" w:space="0" w:color="auto"/>
              <w:right w:val="single" w:sz="4" w:space="0" w:color="auto"/>
            </w:tcBorders>
            <w:vAlign w:val="center"/>
            <w:hideMark/>
          </w:tcPr>
          <w:p w14:paraId="01E602DF"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STEINUNN K SEAY</w:t>
            </w:r>
          </w:p>
        </w:tc>
        <w:tc>
          <w:tcPr>
            <w:tcW w:w="1404" w:type="dxa"/>
            <w:tcBorders>
              <w:top w:val="nil"/>
              <w:left w:val="nil"/>
              <w:bottom w:val="single" w:sz="4" w:space="0" w:color="auto"/>
              <w:right w:val="single" w:sz="4" w:space="0" w:color="auto"/>
            </w:tcBorders>
            <w:vAlign w:val="center"/>
            <w:hideMark/>
          </w:tcPr>
          <w:p w14:paraId="7008DAA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1EB96156"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48D7E5D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282</w:t>
            </w:r>
          </w:p>
        </w:tc>
        <w:tc>
          <w:tcPr>
            <w:tcW w:w="2737" w:type="dxa"/>
            <w:tcBorders>
              <w:top w:val="nil"/>
              <w:left w:val="nil"/>
              <w:bottom w:val="single" w:sz="8" w:space="0" w:color="auto"/>
              <w:right w:val="single" w:sz="8" w:space="0" w:color="auto"/>
            </w:tcBorders>
            <w:vAlign w:val="center"/>
            <w:hideMark/>
          </w:tcPr>
          <w:p w14:paraId="1D99AC3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SIMMONS NAIR</w:t>
            </w:r>
          </w:p>
        </w:tc>
        <w:tc>
          <w:tcPr>
            <w:tcW w:w="1465" w:type="dxa"/>
            <w:tcBorders>
              <w:top w:val="nil"/>
              <w:left w:val="nil"/>
              <w:bottom w:val="single" w:sz="8" w:space="0" w:color="auto"/>
              <w:right w:val="single" w:sz="8" w:space="0" w:color="auto"/>
            </w:tcBorders>
            <w:vAlign w:val="center"/>
            <w:hideMark/>
          </w:tcPr>
          <w:p w14:paraId="2B70B9E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MICHAEL SIMMONS </w:t>
            </w:r>
          </w:p>
        </w:tc>
      </w:tr>
      <w:tr w:rsidR="003F664A" w:rsidRPr="00630201" w14:paraId="5D8AF3B9" w14:textId="77777777" w:rsidTr="008E279B">
        <w:trPr>
          <w:gridAfter w:val="1"/>
          <w:wAfter w:w="222" w:type="dxa"/>
          <w:trHeight w:val="480"/>
        </w:trPr>
        <w:tc>
          <w:tcPr>
            <w:tcW w:w="552" w:type="dxa"/>
            <w:vMerge w:val="restart"/>
            <w:tcBorders>
              <w:top w:val="single" w:sz="4" w:space="0" w:color="auto"/>
              <w:left w:val="single" w:sz="4" w:space="0" w:color="auto"/>
              <w:bottom w:val="single" w:sz="4" w:space="0" w:color="auto"/>
              <w:right w:val="single" w:sz="4" w:space="0" w:color="auto"/>
            </w:tcBorders>
            <w:vAlign w:val="center"/>
            <w:hideMark/>
          </w:tcPr>
          <w:p w14:paraId="45C2C737" w14:textId="77777777" w:rsidR="003F664A" w:rsidRPr="00630201" w:rsidRDefault="003F664A" w:rsidP="008E279B">
            <w:pPr>
              <w:rPr>
                <w:rFonts w:ascii="Calibri" w:hAnsi="Calibri" w:cs="Calibri"/>
                <w:color w:val="000000"/>
                <w:sz w:val="22"/>
                <w:szCs w:val="22"/>
              </w:rPr>
            </w:pPr>
            <w:r w:rsidRPr="00630201">
              <w:rPr>
                <w:rFonts w:ascii="Calibri" w:hAnsi="Calibri" w:cs="Calibri"/>
                <w:color w:val="000000"/>
                <w:sz w:val="22"/>
                <w:szCs w:val="22"/>
              </w:rPr>
              <w:t>134</w:t>
            </w:r>
          </w:p>
        </w:tc>
        <w:tc>
          <w:tcPr>
            <w:tcW w:w="2531" w:type="dxa"/>
            <w:vMerge w:val="restart"/>
            <w:tcBorders>
              <w:top w:val="nil"/>
              <w:left w:val="single" w:sz="4" w:space="0" w:color="auto"/>
              <w:bottom w:val="single" w:sz="4" w:space="0" w:color="auto"/>
              <w:right w:val="single" w:sz="4" w:space="0" w:color="auto"/>
            </w:tcBorders>
            <w:vAlign w:val="center"/>
            <w:hideMark/>
          </w:tcPr>
          <w:p w14:paraId="5C6155B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CHARLES COOK</w:t>
            </w:r>
          </w:p>
        </w:tc>
        <w:tc>
          <w:tcPr>
            <w:tcW w:w="1404" w:type="dxa"/>
            <w:vMerge w:val="restart"/>
            <w:tcBorders>
              <w:top w:val="nil"/>
              <w:left w:val="single" w:sz="4" w:space="0" w:color="auto"/>
              <w:bottom w:val="single" w:sz="4" w:space="0" w:color="auto"/>
              <w:right w:val="single" w:sz="4" w:space="0" w:color="auto"/>
            </w:tcBorders>
            <w:vAlign w:val="center"/>
            <w:hideMark/>
          </w:tcPr>
          <w:p w14:paraId="1D21DA98" w14:textId="77777777" w:rsidR="003F664A" w:rsidRPr="00630201" w:rsidRDefault="003F664A" w:rsidP="008E279B">
            <w:pPr>
              <w:rPr>
                <w:rFonts w:ascii="Bahnschrift SemiLight SemiConde" w:hAnsi="Bahnschrift SemiLight SemiConde" w:cs="Calibri"/>
                <w:color w:val="000000"/>
                <w:sz w:val="20"/>
                <w:szCs w:val="20"/>
              </w:rPr>
            </w:pPr>
          </w:p>
        </w:tc>
        <w:tc>
          <w:tcPr>
            <w:tcW w:w="916" w:type="dxa"/>
            <w:vMerge w:val="restart"/>
            <w:tcBorders>
              <w:top w:val="nil"/>
              <w:left w:val="nil"/>
              <w:bottom w:val="nil"/>
              <w:right w:val="single" w:sz="8" w:space="0" w:color="auto"/>
            </w:tcBorders>
            <w:vAlign w:val="center"/>
            <w:hideMark/>
          </w:tcPr>
          <w:p w14:paraId="36CBCAE4" w14:textId="77777777" w:rsidR="003F664A" w:rsidRPr="00630201" w:rsidRDefault="003F664A" w:rsidP="008E279B">
            <w:pPr>
              <w:rPr>
                <w:color w:val="000000"/>
                <w:sz w:val="20"/>
                <w:szCs w:val="20"/>
              </w:rPr>
            </w:pPr>
            <w:r w:rsidRPr="00630201">
              <w:rPr>
                <w:color w:val="000000"/>
                <w:sz w:val="20"/>
                <w:szCs w:val="20"/>
              </w:rPr>
              <w:t> </w:t>
            </w:r>
          </w:p>
        </w:tc>
        <w:tc>
          <w:tcPr>
            <w:tcW w:w="581" w:type="dxa"/>
            <w:vMerge w:val="restart"/>
            <w:tcBorders>
              <w:top w:val="nil"/>
              <w:left w:val="single" w:sz="8" w:space="0" w:color="auto"/>
              <w:bottom w:val="single" w:sz="8" w:space="0" w:color="000000"/>
              <w:right w:val="single" w:sz="8" w:space="0" w:color="auto"/>
            </w:tcBorders>
            <w:vAlign w:val="center"/>
            <w:hideMark/>
          </w:tcPr>
          <w:p w14:paraId="4333663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283</w:t>
            </w:r>
          </w:p>
        </w:tc>
        <w:tc>
          <w:tcPr>
            <w:tcW w:w="2737" w:type="dxa"/>
            <w:vMerge w:val="restart"/>
            <w:tcBorders>
              <w:top w:val="nil"/>
              <w:left w:val="single" w:sz="8" w:space="0" w:color="auto"/>
              <w:bottom w:val="single" w:sz="8" w:space="0" w:color="000000"/>
              <w:right w:val="single" w:sz="8" w:space="0" w:color="auto"/>
            </w:tcBorders>
            <w:vAlign w:val="center"/>
            <w:hideMark/>
          </w:tcPr>
          <w:p w14:paraId="25E54092" w14:textId="77777777" w:rsidR="003F664A" w:rsidRPr="007D510A" w:rsidRDefault="003F664A" w:rsidP="008E279B">
            <w:pPr>
              <w:jc w:val="center"/>
              <w:rPr>
                <w:rFonts w:ascii="Bahnschrift SemiLight SemiConde" w:hAnsi="Bahnschrift SemiLight SemiConde" w:cs="Calibri"/>
                <w:color w:val="000000"/>
                <w:sz w:val="20"/>
                <w:szCs w:val="20"/>
              </w:rPr>
            </w:pPr>
            <w:hyperlink r:id="rId8" w:history="1">
              <w:r w:rsidRPr="007D510A">
                <w:rPr>
                  <w:rFonts w:ascii="Bahnschrift SemiLight SemiConde" w:hAnsi="Bahnschrift SemiLight SemiConde" w:cs="Calibri"/>
                  <w:color w:val="000000"/>
                  <w:sz w:val="20"/>
                  <w:szCs w:val="20"/>
                </w:rPr>
                <w:t>Ranbir Acharya</w:t>
              </w:r>
            </w:hyperlink>
          </w:p>
        </w:tc>
        <w:tc>
          <w:tcPr>
            <w:tcW w:w="1465" w:type="dxa"/>
            <w:vMerge w:val="restart"/>
            <w:tcBorders>
              <w:top w:val="nil"/>
              <w:left w:val="single" w:sz="8" w:space="0" w:color="auto"/>
              <w:bottom w:val="single" w:sz="8" w:space="0" w:color="000000"/>
              <w:right w:val="single" w:sz="8" w:space="0" w:color="auto"/>
            </w:tcBorders>
            <w:vAlign w:val="center"/>
            <w:hideMark/>
          </w:tcPr>
          <w:p w14:paraId="66EAECC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003F664A" w:rsidRPr="00630201" w14:paraId="220A671E" w14:textId="77777777" w:rsidTr="008E279B">
        <w:trPr>
          <w:trHeight w:val="60"/>
        </w:trPr>
        <w:tc>
          <w:tcPr>
            <w:tcW w:w="552" w:type="dxa"/>
            <w:vMerge/>
            <w:tcBorders>
              <w:top w:val="single" w:sz="4" w:space="0" w:color="auto"/>
              <w:left w:val="single" w:sz="4" w:space="0" w:color="auto"/>
              <w:bottom w:val="single" w:sz="4" w:space="0" w:color="auto"/>
              <w:right w:val="single" w:sz="4" w:space="0" w:color="auto"/>
            </w:tcBorders>
            <w:vAlign w:val="center"/>
            <w:hideMark/>
          </w:tcPr>
          <w:p w14:paraId="36B4E117" w14:textId="77777777" w:rsidR="003F664A" w:rsidRPr="00630201" w:rsidRDefault="003F664A" w:rsidP="008E279B">
            <w:pPr>
              <w:rPr>
                <w:rFonts w:ascii="Calibri" w:hAnsi="Calibri" w:cs="Calibri"/>
                <w:color w:val="000000"/>
                <w:sz w:val="22"/>
                <w:szCs w:val="22"/>
              </w:rPr>
            </w:pPr>
          </w:p>
        </w:tc>
        <w:tc>
          <w:tcPr>
            <w:tcW w:w="2531" w:type="dxa"/>
            <w:vMerge/>
            <w:tcBorders>
              <w:top w:val="nil"/>
              <w:left w:val="single" w:sz="4" w:space="0" w:color="auto"/>
              <w:bottom w:val="single" w:sz="4" w:space="0" w:color="auto"/>
              <w:right w:val="single" w:sz="4" w:space="0" w:color="auto"/>
            </w:tcBorders>
            <w:vAlign w:val="center"/>
            <w:hideMark/>
          </w:tcPr>
          <w:p w14:paraId="542C03E0" w14:textId="77777777" w:rsidR="003F664A" w:rsidRPr="00630201" w:rsidRDefault="003F664A" w:rsidP="008E279B">
            <w:pPr>
              <w:rPr>
                <w:rFonts w:ascii="Bahnschrift SemiLight SemiConde" w:hAnsi="Bahnschrift SemiLight SemiConde" w:cs="Calibri"/>
                <w:color w:val="000000"/>
                <w:sz w:val="20"/>
                <w:szCs w:val="20"/>
              </w:rPr>
            </w:pPr>
          </w:p>
        </w:tc>
        <w:tc>
          <w:tcPr>
            <w:tcW w:w="1404" w:type="dxa"/>
            <w:vMerge/>
            <w:tcBorders>
              <w:top w:val="nil"/>
              <w:left w:val="single" w:sz="4" w:space="0" w:color="auto"/>
              <w:bottom w:val="single" w:sz="4" w:space="0" w:color="auto"/>
              <w:right w:val="single" w:sz="4" w:space="0" w:color="auto"/>
            </w:tcBorders>
            <w:vAlign w:val="center"/>
            <w:hideMark/>
          </w:tcPr>
          <w:p w14:paraId="379D7E05" w14:textId="77777777" w:rsidR="003F664A" w:rsidRPr="00630201" w:rsidRDefault="003F664A" w:rsidP="008E279B">
            <w:pPr>
              <w:rPr>
                <w:rFonts w:ascii="Bahnschrift SemiLight SemiConde" w:hAnsi="Bahnschrift SemiLight SemiConde" w:cs="Calibri"/>
                <w:color w:val="000000"/>
                <w:sz w:val="20"/>
                <w:szCs w:val="20"/>
              </w:rPr>
            </w:pPr>
          </w:p>
        </w:tc>
        <w:tc>
          <w:tcPr>
            <w:tcW w:w="916" w:type="dxa"/>
            <w:vMerge/>
            <w:tcBorders>
              <w:top w:val="nil"/>
              <w:left w:val="nil"/>
              <w:bottom w:val="nil"/>
              <w:right w:val="single" w:sz="8" w:space="0" w:color="auto"/>
            </w:tcBorders>
            <w:vAlign w:val="center"/>
            <w:hideMark/>
          </w:tcPr>
          <w:p w14:paraId="2FF850E5" w14:textId="77777777" w:rsidR="003F664A" w:rsidRPr="00630201" w:rsidRDefault="003F664A" w:rsidP="008E279B">
            <w:pPr>
              <w:rPr>
                <w:color w:val="000000"/>
                <w:sz w:val="20"/>
                <w:szCs w:val="20"/>
              </w:rPr>
            </w:pPr>
          </w:p>
        </w:tc>
        <w:tc>
          <w:tcPr>
            <w:tcW w:w="581" w:type="dxa"/>
            <w:vMerge/>
            <w:tcBorders>
              <w:top w:val="nil"/>
              <w:left w:val="single" w:sz="8" w:space="0" w:color="auto"/>
              <w:bottom w:val="single" w:sz="8" w:space="0" w:color="000000"/>
              <w:right w:val="single" w:sz="8" w:space="0" w:color="auto"/>
            </w:tcBorders>
            <w:vAlign w:val="center"/>
            <w:hideMark/>
          </w:tcPr>
          <w:p w14:paraId="64443B2E" w14:textId="77777777" w:rsidR="003F664A" w:rsidRPr="00630201" w:rsidRDefault="003F664A" w:rsidP="008E279B">
            <w:pPr>
              <w:rPr>
                <w:rFonts w:ascii="Bahnschrift SemiLight SemiConde" w:hAnsi="Bahnschrift SemiLight SemiConde" w:cs="Calibri"/>
                <w:color w:val="000000"/>
                <w:sz w:val="20"/>
                <w:szCs w:val="20"/>
              </w:rPr>
            </w:pPr>
          </w:p>
        </w:tc>
        <w:tc>
          <w:tcPr>
            <w:tcW w:w="2737" w:type="dxa"/>
            <w:vMerge/>
            <w:tcBorders>
              <w:top w:val="nil"/>
              <w:left w:val="single" w:sz="8" w:space="0" w:color="auto"/>
              <w:bottom w:val="single" w:sz="8" w:space="0" w:color="000000"/>
              <w:right w:val="single" w:sz="8" w:space="0" w:color="auto"/>
            </w:tcBorders>
            <w:vAlign w:val="center"/>
            <w:hideMark/>
          </w:tcPr>
          <w:p w14:paraId="289F3352" w14:textId="77777777" w:rsidR="003F664A" w:rsidRPr="00630201" w:rsidRDefault="003F664A" w:rsidP="008E279B">
            <w:pPr>
              <w:rPr>
                <w:rFonts w:ascii="Calibri" w:hAnsi="Calibri" w:cs="Calibri"/>
                <w:color w:val="0563C1"/>
                <w:sz w:val="22"/>
                <w:szCs w:val="22"/>
                <w:u w:val="single"/>
              </w:rPr>
            </w:pPr>
          </w:p>
        </w:tc>
        <w:tc>
          <w:tcPr>
            <w:tcW w:w="1465" w:type="dxa"/>
            <w:vMerge/>
            <w:tcBorders>
              <w:top w:val="nil"/>
              <w:left w:val="single" w:sz="8" w:space="0" w:color="auto"/>
              <w:bottom w:val="single" w:sz="8" w:space="0" w:color="000000"/>
              <w:right w:val="single" w:sz="8" w:space="0" w:color="auto"/>
            </w:tcBorders>
            <w:vAlign w:val="center"/>
            <w:hideMark/>
          </w:tcPr>
          <w:p w14:paraId="7E80A1EF" w14:textId="77777777" w:rsidR="003F664A" w:rsidRPr="00630201" w:rsidRDefault="003F664A" w:rsidP="008E279B">
            <w:pPr>
              <w:rPr>
                <w:rFonts w:ascii="Bahnschrift SemiLight SemiConde" w:hAnsi="Bahnschrift SemiLight SemiConde" w:cs="Calibri"/>
                <w:color w:val="000000"/>
                <w:sz w:val="20"/>
                <w:szCs w:val="20"/>
              </w:rPr>
            </w:pPr>
          </w:p>
        </w:tc>
        <w:tc>
          <w:tcPr>
            <w:tcW w:w="222" w:type="dxa"/>
            <w:tcBorders>
              <w:top w:val="nil"/>
              <w:left w:val="nil"/>
              <w:bottom w:val="nil"/>
              <w:right w:val="nil"/>
            </w:tcBorders>
            <w:noWrap/>
            <w:vAlign w:val="bottom"/>
            <w:hideMark/>
          </w:tcPr>
          <w:p w14:paraId="27D1432A" w14:textId="77777777" w:rsidR="003F664A" w:rsidRPr="00630201" w:rsidRDefault="003F664A" w:rsidP="008E279B">
            <w:pPr>
              <w:jc w:val="center"/>
              <w:rPr>
                <w:rFonts w:ascii="Bahnschrift SemiLight SemiConde" w:hAnsi="Bahnschrift SemiLight SemiConde" w:cs="Calibri"/>
                <w:color w:val="000000"/>
                <w:sz w:val="20"/>
                <w:szCs w:val="20"/>
              </w:rPr>
            </w:pPr>
          </w:p>
        </w:tc>
      </w:tr>
      <w:tr w:rsidR="003F664A" w:rsidRPr="00630201" w14:paraId="47571FC5" w14:textId="77777777" w:rsidTr="008E279B">
        <w:trPr>
          <w:trHeight w:val="315"/>
        </w:trPr>
        <w:tc>
          <w:tcPr>
            <w:tcW w:w="552" w:type="dxa"/>
            <w:tcBorders>
              <w:top w:val="single" w:sz="4" w:space="0" w:color="auto"/>
              <w:left w:val="single" w:sz="4" w:space="0" w:color="auto"/>
              <w:bottom w:val="single" w:sz="4" w:space="0" w:color="auto"/>
              <w:right w:val="single" w:sz="4" w:space="0" w:color="auto"/>
            </w:tcBorders>
            <w:vAlign w:val="center"/>
            <w:hideMark/>
          </w:tcPr>
          <w:p w14:paraId="0422C0F8"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135</w:t>
            </w:r>
          </w:p>
        </w:tc>
        <w:tc>
          <w:tcPr>
            <w:tcW w:w="2531" w:type="dxa"/>
            <w:tcBorders>
              <w:top w:val="nil"/>
              <w:left w:val="nil"/>
              <w:bottom w:val="single" w:sz="4" w:space="0" w:color="auto"/>
              <w:right w:val="single" w:sz="4" w:space="0" w:color="auto"/>
            </w:tcBorders>
            <w:vAlign w:val="center"/>
            <w:hideMark/>
          </w:tcPr>
          <w:p w14:paraId="4451A01E"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CLEMENT MALEAUX</w:t>
            </w:r>
          </w:p>
        </w:tc>
        <w:tc>
          <w:tcPr>
            <w:tcW w:w="1404" w:type="dxa"/>
            <w:tcBorders>
              <w:top w:val="nil"/>
              <w:left w:val="nil"/>
              <w:bottom w:val="single" w:sz="4" w:space="0" w:color="auto"/>
              <w:right w:val="single" w:sz="4" w:space="0" w:color="auto"/>
            </w:tcBorders>
            <w:vAlign w:val="center"/>
            <w:hideMark/>
          </w:tcPr>
          <w:p w14:paraId="0A78775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A861ECA"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658065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284</w:t>
            </w:r>
          </w:p>
        </w:tc>
        <w:tc>
          <w:tcPr>
            <w:tcW w:w="2737" w:type="dxa"/>
            <w:tcBorders>
              <w:top w:val="nil"/>
              <w:left w:val="nil"/>
              <w:bottom w:val="single" w:sz="8" w:space="0" w:color="auto"/>
              <w:right w:val="single" w:sz="8" w:space="0" w:color="auto"/>
            </w:tcBorders>
            <w:vAlign w:val="center"/>
            <w:hideMark/>
          </w:tcPr>
          <w:p w14:paraId="49F84B7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Jim Contino</w:t>
            </w:r>
          </w:p>
        </w:tc>
        <w:tc>
          <w:tcPr>
            <w:tcW w:w="1465" w:type="dxa"/>
            <w:tcBorders>
              <w:top w:val="nil"/>
              <w:left w:val="nil"/>
              <w:bottom w:val="single" w:sz="8" w:space="0" w:color="auto"/>
              <w:right w:val="single" w:sz="8" w:space="0" w:color="auto"/>
            </w:tcBorders>
            <w:vAlign w:val="center"/>
            <w:hideMark/>
          </w:tcPr>
          <w:p w14:paraId="5572EFF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356D90C2" w14:textId="77777777" w:rsidR="003F664A" w:rsidRPr="00630201" w:rsidRDefault="003F664A" w:rsidP="008E279B">
            <w:pPr>
              <w:rPr>
                <w:sz w:val="20"/>
                <w:szCs w:val="20"/>
              </w:rPr>
            </w:pPr>
          </w:p>
        </w:tc>
      </w:tr>
      <w:tr w:rsidR="003F664A" w:rsidRPr="00630201" w14:paraId="5BE43DD5"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746A925E"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136</w:t>
            </w:r>
          </w:p>
        </w:tc>
        <w:tc>
          <w:tcPr>
            <w:tcW w:w="2531" w:type="dxa"/>
            <w:tcBorders>
              <w:top w:val="nil"/>
              <w:left w:val="nil"/>
              <w:bottom w:val="single" w:sz="4" w:space="0" w:color="auto"/>
              <w:right w:val="single" w:sz="4" w:space="0" w:color="auto"/>
            </w:tcBorders>
            <w:vAlign w:val="center"/>
            <w:hideMark/>
          </w:tcPr>
          <w:p w14:paraId="377E1D21"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CODY NELSON</w:t>
            </w:r>
          </w:p>
        </w:tc>
        <w:tc>
          <w:tcPr>
            <w:tcW w:w="1404" w:type="dxa"/>
            <w:tcBorders>
              <w:top w:val="nil"/>
              <w:left w:val="nil"/>
              <w:bottom w:val="single" w:sz="4" w:space="0" w:color="auto"/>
              <w:right w:val="single" w:sz="4" w:space="0" w:color="auto"/>
            </w:tcBorders>
            <w:vAlign w:val="center"/>
            <w:hideMark/>
          </w:tcPr>
          <w:p w14:paraId="7C3053ED"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14:paraId="65109C3D" w14:textId="77777777" w:rsidR="003F664A" w:rsidRPr="00630201" w:rsidRDefault="003F664A" w:rsidP="008E279B">
            <w:pPr>
              <w:jc w:val="center"/>
              <w:rPr>
                <w:rFonts w:ascii="Calibri" w:hAnsi="Calibri" w:cs="Calibri"/>
                <w:color w:val="000000"/>
                <w:sz w:val="22"/>
                <w:szCs w:val="22"/>
              </w:rPr>
            </w:pPr>
          </w:p>
        </w:tc>
        <w:tc>
          <w:tcPr>
            <w:tcW w:w="581" w:type="dxa"/>
            <w:tcBorders>
              <w:top w:val="nil"/>
              <w:left w:val="single" w:sz="8" w:space="0" w:color="auto"/>
              <w:bottom w:val="single" w:sz="8" w:space="0" w:color="auto"/>
              <w:right w:val="single" w:sz="8" w:space="0" w:color="auto"/>
            </w:tcBorders>
            <w:vAlign w:val="center"/>
            <w:hideMark/>
          </w:tcPr>
          <w:p w14:paraId="4946B4C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285</w:t>
            </w:r>
          </w:p>
        </w:tc>
        <w:tc>
          <w:tcPr>
            <w:tcW w:w="2737" w:type="dxa"/>
            <w:tcBorders>
              <w:top w:val="nil"/>
              <w:left w:val="nil"/>
              <w:bottom w:val="single" w:sz="8" w:space="0" w:color="auto"/>
              <w:right w:val="single" w:sz="8" w:space="0" w:color="auto"/>
            </w:tcBorders>
            <w:vAlign w:val="center"/>
            <w:hideMark/>
          </w:tcPr>
          <w:p w14:paraId="3892810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Mahendra Pal</w:t>
            </w:r>
          </w:p>
        </w:tc>
        <w:tc>
          <w:tcPr>
            <w:tcW w:w="1465" w:type="dxa"/>
            <w:tcBorders>
              <w:top w:val="nil"/>
              <w:left w:val="nil"/>
              <w:bottom w:val="single" w:sz="8" w:space="0" w:color="auto"/>
              <w:right w:val="single" w:sz="8" w:space="0" w:color="auto"/>
            </w:tcBorders>
            <w:vAlign w:val="center"/>
            <w:hideMark/>
          </w:tcPr>
          <w:p w14:paraId="676D972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Stefan Smith</w:t>
            </w:r>
          </w:p>
        </w:tc>
        <w:tc>
          <w:tcPr>
            <w:tcW w:w="222" w:type="dxa"/>
            <w:vAlign w:val="center"/>
            <w:hideMark/>
          </w:tcPr>
          <w:p w14:paraId="724BAACC" w14:textId="77777777" w:rsidR="003F664A" w:rsidRPr="00630201" w:rsidRDefault="003F664A" w:rsidP="008E279B">
            <w:pPr>
              <w:rPr>
                <w:sz w:val="20"/>
                <w:szCs w:val="20"/>
              </w:rPr>
            </w:pPr>
          </w:p>
        </w:tc>
      </w:tr>
      <w:tr w:rsidR="003F664A" w:rsidRPr="00630201" w14:paraId="4E770102"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5E24F99B"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137</w:t>
            </w:r>
          </w:p>
        </w:tc>
        <w:tc>
          <w:tcPr>
            <w:tcW w:w="2531" w:type="dxa"/>
            <w:tcBorders>
              <w:top w:val="nil"/>
              <w:left w:val="nil"/>
              <w:bottom w:val="single" w:sz="4" w:space="0" w:color="auto"/>
              <w:right w:val="single" w:sz="4" w:space="0" w:color="auto"/>
            </w:tcBorders>
            <w:vAlign w:val="center"/>
            <w:hideMark/>
          </w:tcPr>
          <w:p w14:paraId="4B88985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LOUIS O RIVERA</w:t>
            </w:r>
          </w:p>
        </w:tc>
        <w:tc>
          <w:tcPr>
            <w:tcW w:w="1404" w:type="dxa"/>
            <w:tcBorders>
              <w:top w:val="nil"/>
              <w:left w:val="nil"/>
              <w:bottom w:val="single" w:sz="4" w:space="0" w:color="auto"/>
              <w:right w:val="single" w:sz="4" w:space="0" w:color="auto"/>
            </w:tcBorders>
            <w:vAlign w:val="center"/>
            <w:hideMark/>
          </w:tcPr>
          <w:p w14:paraId="5249CE3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4794183"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AD3328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286</w:t>
            </w:r>
          </w:p>
        </w:tc>
        <w:tc>
          <w:tcPr>
            <w:tcW w:w="2737" w:type="dxa"/>
            <w:tcBorders>
              <w:top w:val="nil"/>
              <w:left w:val="nil"/>
              <w:bottom w:val="single" w:sz="8" w:space="0" w:color="auto"/>
              <w:right w:val="single" w:sz="8" w:space="0" w:color="auto"/>
            </w:tcBorders>
            <w:vAlign w:val="center"/>
            <w:hideMark/>
          </w:tcPr>
          <w:p w14:paraId="434558B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Zaid Altab Shaikh</w:t>
            </w:r>
          </w:p>
        </w:tc>
        <w:tc>
          <w:tcPr>
            <w:tcW w:w="1465" w:type="dxa"/>
            <w:tcBorders>
              <w:top w:val="nil"/>
              <w:left w:val="nil"/>
              <w:bottom w:val="single" w:sz="8" w:space="0" w:color="auto"/>
              <w:right w:val="single" w:sz="8" w:space="0" w:color="auto"/>
            </w:tcBorders>
            <w:vAlign w:val="center"/>
            <w:hideMark/>
          </w:tcPr>
          <w:p w14:paraId="5668C32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Thomas White</w:t>
            </w:r>
          </w:p>
        </w:tc>
        <w:tc>
          <w:tcPr>
            <w:tcW w:w="222" w:type="dxa"/>
            <w:vAlign w:val="center"/>
            <w:hideMark/>
          </w:tcPr>
          <w:p w14:paraId="0C12F613" w14:textId="77777777" w:rsidR="003F664A" w:rsidRPr="00630201" w:rsidRDefault="003F664A" w:rsidP="008E279B">
            <w:pPr>
              <w:rPr>
                <w:sz w:val="20"/>
                <w:szCs w:val="20"/>
              </w:rPr>
            </w:pPr>
          </w:p>
        </w:tc>
      </w:tr>
      <w:tr w:rsidR="003F664A" w:rsidRPr="00630201" w14:paraId="5A8E959D" w14:textId="77777777" w:rsidTr="008E279B">
        <w:trPr>
          <w:trHeight w:val="300"/>
        </w:trPr>
        <w:tc>
          <w:tcPr>
            <w:tcW w:w="552" w:type="dxa"/>
            <w:vMerge w:val="restart"/>
            <w:tcBorders>
              <w:top w:val="nil"/>
              <w:left w:val="single" w:sz="4" w:space="0" w:color="auto"/>
              <w:bottom w:val="single" w:sz="4" w:space="0" w:color="auto"/>
              <w:right w:val="single" w:sz="4" w:space="0" w:color="auto"/>
            </w:tcBorders>
            <w:vAlign w:val="center"/>
            <w:hideMark/>
          </w:tcPr>
          <w:p w14:paraId="466E75DB" w14:textId="77777777" w:rsidR="003F664A" w:rsidRPr="00630201" w:rsidRDefault="003F664A" w:rsidP="008E279B">
            <w:pPr>
              <w:jc w:val="center"/>
              <w:rPr>
                <w:rFonts w:ascii="Calibri" w:hAnsi="Calibri" w:cs="Calibri"/>
                <w:color w:val="000000"/>
                <w:sz w:val="22"/>
                <w:szCs w:val="22"/>
              </w:rPr>
            </w:pPr>
            <w:r w:rsidRPr="00630201">
              <w:rPr>
                <w:rFonts w:ascii="Calibri" w:hAnsi="Calibri" w:cs="Calibri"/>
                <w:color w:val="000000"/>
                <w:sz w:val="22"/>
                <w:szCs w:val="22"/>
              </w:rPr>
              <w:t>138</w:t>
            </w:r>
          </w:p>
        </w:tc>
        <w:tc>
          <w:tcPr>
            <w:tcW w:w="2531" w:type="dxa"/>
            <w:vMerge w:val="restart"/>
            <w:tcBorders>
              <w:top w:val="nil"/>
              <w:left w:val="single" w:sz="4" w:space="0" w:color="auto"/>
              <w:bottom w:val="single" w:sz="4" w:space="0" w:color="auto"/>
              <w:right w:val="single" w:sz="4" w:space="0" w:color="auto"/>
            </w:tcBorders>
            <w:vAlign w:val="center"/>
            <w:hideMark/>
          </w:tcPr>
          <w:p w14:paraId="16AC1B04"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Prashant Kumar (RECKONDATA SOLUTIONS LLP, INDIA)</w:t>
            </w:r>
          </w:p>
        </w:tc>
        <w:tc>
          <w:tcPr>
            <w:tcW w:w="1404" w:type="dxa"/>
            <w:vMerge w:val="restart"/>
            <w:tcBorders>
              <w:top w:val="nil"/>
              <w:left w:val="single" w:sz="4" w:space="0" w:color="auto"/>
              <w:bottom w:val="single" w:sz="4" w:space="0" w:color="auto"/>
              <w:right w:val="single" w:sz="4" w:space="0" w:color="auto"/>
            </w:tcBorders>
            <w:vAlign w:val="center"/>
            <w:hideMark/>
          </w:tcPr>
          <w:p w14:paraId="639534B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vMerge w:val="restart"/>
            <w:tcBorders>
              <w:top w:val="nil"/>
              <w:left w:val="nil"/>
              <w:bottom w:val="nil"/>
              <w:right w:val="single" w:sz="8" w:space="0" w:color="auto"/>
            </w:tcBorders>
            <w:vAlign w:val="center"/>
            <w:hideMark/>
          </w:tcPr>
          <w:p w14:paraId="6E14C05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vMerge w:val="restart"/>
            <w:tcBorders>
              <w:top w:val="nil"/>
              <w:left w:val="single" w:sz="8" w:space="0" w:color="auto"/>
              <w:bottom w:val="single" w:sz="8" w:space="0" w:color="000000"/>
              <w:right w:val="single" w:sz="8" w:space="0" w:color="auto"/>
            </w:tcBorders>
            <w:vAlign w:val="center"/>
            <w:hideMark/>
          </w:tcPr>
          <w:p w14:paraId="2D231A8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287</w:t>
            </w:r>
          </w:p>
        </w:tc>
        <w:tc>
          <w:tcPr>
            <w:tcW w:w="2737" w:type="dxa"/>
            <w:vMerge w:val="restart"/>
            <w:tcBorders>
              <w:top w:val="nil"/>
              <w:left w:val="single" w:sz="8" w:space="0" w:color="auto"/>
              <w:bottom w:val="single" w:sz="8" w:space="0" w:color="000000"/>
              <w:right w:val="single" w:sz="8" w:space="0" w:color="auto"/>
            </w:tcBorders>
            <w:vAlign w:val="center"/>
            <w:hideMark/>
          </w:tcPr>
          <w:p w14:paraId="36BE6A5D" w14:textId="77777777" w:rsidR="003F664A" w:rsidRPr="00630201" w:rsidRDefault="003F664A" w:rsidP="008E279B">
            <w:pPr>
              <w:jc w:val="center"/>
              <w:rPr>
                <w:rFonts w:ascii="Bahnschrift SemiLight SemiConde" w:hAnsi="Bahnschrift SemiLight SemiConde" w:cs="Calibri"/>
                <w:color w:val="000000"/>
                <w:sz w:val="20"/>
                <w:szCs w:val="20"/>
              </w:rPr>
            </w:pPr>
            <w:proofErr w:type="spellStart"/>
            <w:r w:rsidRPr="00630201">
              <w:rPr>
                <w:rFonts w:ascii="Bahnschrift SemiLight SemiConde" w:hAnsi="Bahnschrift SemiLight SemiConde" w:cs="Calibri"/>
                <w:color w:val="000000"/>
                <w:sz w:val="20"/>
                <w:szCs w:val="20"/>
              </w:rPr>
              <w:t>Muzaffarkhan</w:t>
            </w:r>
            <w:proofErr w:type="spellEnd"/>
            <w:r w:rsidRPr="00630201">
              <w:rPr>
                <w:rFonts w:ascii="Bahnschrift SemiLight SemiConde" w:hAnsi="Bahnschrift SemiLight SemiConde" w:cs="Calibri"/>
                <w:color w:val="000000"/>
                <w:sz w:val="20"/>
                <w:szCs w:val="20"/>
              </w:rPr>
              <w:t xml:space="preserve"> Ghori</w:t>
            </w:r>
          </w:p>
        </w:tc>
        <w:tc>
          <w:tcPr>
            <w:tcW w:w="1465" w:type="dxa"/>
            <w:vMerge w:val="restart"/>
            <w:tcBorders>
              <w:top w:val="nil"/>
              <w:left w:val="single" w:sz="8" w:space="0" w:color="auto"/>
              <w:bottom w:val="single" w:sz="8" w:space="0" w:color="000000"/>
              <w:right w:val="single" w:sz="8" w:space="0" w:color="auto"/>
            </w:tcBorders>
            <w:vAlign w:val="center"/>
            <w:hideMark/>
          </w:tcPr>
          <w:p w14:paraId="4203552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Mark Peters</w:t>
            </w:r>
          </w:p>
        </w:tc>
        <w:tc>
          <w:tcPr>
            <w:tcW w:w="222" w:type="dxa"/>
            <w:vAlign w:val="center"/>
            <w:hideMark/>
          </w:tcPr>
          <w:p w14:paraId="14E61A60" w14:textId="77777777" w:rsidR="003F664A" w:rsidRPr="00630201" w:rsidRDefault="003F664A" w:rsidP="008E279B">
            <w:pPr>
              <w:rPr>
                <w:sz w:val="20"/>
                <w:szCs w:val="20"/>
              </w:rPr>
            </w:pPr>
          </w:p>
        </w:tc>
      </w:tr>
      <w:tr w:rsidR="003F664A" w:rsidRPr="00630201" w14:paraId="57926C6B" w14:textId="77777777" w:rsidTr="008E279B">
        <w:trPr>
          <w:trHeight w:val="315"/>
        </w:trPr>
        <w:tc>
          <w:tcPr>
            <w:tcW w:w="552" w:type="dxa"/>
            <w:vMerge/>
            <w:tcBorders>
              <w:top w:val="nil"/>
              <w:left w:val="single" w:sz="4" w:space="0" w:color="auto"/>
              <w:bottom w:val="single" w:sz="4" w:space="0" w:color="auto"/>
              <w:right w:val="single" w:sz="4" w:space="0" w:color="auto"/>
            </w:tcBorders>
            <w:vAlign w:val="center"/>
            <w:hideMark/>
          </w:tcPr>
          <w:p w14:paraId="2B0E7F7A" w14:textId="77777777" w:rsidR="003F664A" w:rsidRPr="00630201" w:rsidRDefault="003F664A" w:rsidP="008E279B">
            <w:pPr>
              <w:rPr>
                <w:rFonts w:ascii="Calibri" w:hAnsi="Calibri" w:cs="Calibri"/>
                <w:color w:val="000000"/>
                <w:sz w:val="22"/>
                <w:szCs w:val="22"/>
              </w:rPr>
            </w:pPr>
          </w:p>
        </w:tc>
        <w:tc>
          <w:tcPr>
            <w:tcW w:w="2531" w:type="dxa"/>
            <w:vMerge/>
            <w:tcBorders>
              <w:top w:val="nil"/>
              <w:left w:val="single" w:sz="4" w:space="0" w:color="auto"/>
              <w:bottom w:val="single" w:sz="4" w:space="0" w:color="auto"/>
              <w:right w:val="single" w:sz="4" w:space="0" w:color="auto"/>
            </w:tcBorders>
            <w:vAlign w:val="center"/>
            <w:hideMark/>
          </w:tcPr>
          <w:p w14:paraId="663D442F" w14:textId="77777777" w:rsidR="003F664A" w:rsidRPr="00630201" w:rsidRDefault="003F664A" w:rsidP="008E279B">
            <w:pPr>
              <w:rPr>
                <w:rFonts w:ascii="Bahnschrift SemiLight SemiConde" w:hAnsi="Bahnschrift SemiLight SemiConde" w:cs="Calibri"/>
                <w:color w:val="000000"/>
                <w:sz w:val="20"/>
                <w:szCs w:val="20"/>
              </w:rPr>
            </w:pPr>
          </w:p>
        </w:tc>
        <w:tc>
          <w:tcPr>
            <w:tcW w:w="1404" w:type="dxa"/>
            <w:vMerge/>
            <w:tcBorders>
              <w:top w:val="nil"/>
              <w:left w:val="single" w:sz="4" w:space="0" w:color="auto"/>
              <w:bottom w:val="single" w:sz="4" w:space="0" w:color="auto"/>
              <w:right w:val="single" w:sz="4" w:space="0" w:color="auto"/>
            </w:tcBorders>
            <w:vAlign w:val="center"/>
            <w:hideMark/>
          </w:tcPr>
          <w:p w14:paraId="576DA93F" w14:textId="77777777" w:rsidR="003F664A" w:rsidRPr="00630201" w:rsidRDefault="003F664A" w:rsidP="008E279B">
            <w:pPr>
              <w:rPr>
                <w:rFonts w:ascii="Bahnschrift SemiLight SemiConde" w:hAnsi="Bahnschrift SemiLight SemiConde" w:cs="Calibri"/>
                <w:color w:val="000000"/>
                <w:sz w:val="20"/>
                <w:szCs w:val="20"/>
              </w:rPr>
            </w:pPr>
          </w:p>
        </w:tc>
        <w:tc>
          <w:tcPr>
            <w:tcW w:w="916" w:type="dxa"/>
            <w:vMerge/>
            <w:tcBorders>
              <w:top w:val="nil"/>
              <w:left w:val="nil"/>
              <w:bottom w:val="nil"/>
              <w:right w:val="single" w:sz="8" w:space="0" w:color="auto"/>
            </w:tcBorders>
            <w:vAlign w:val="center"/>
            <w:hideMark/>
          </w:tcPr>
          <w:p w14:paraId="2502BE7D" w14:textId="77777777" w:rsidR="003F664A" w:rsidRPr="00630201" w:rsidRDefault="003F664A" w:rsidP="008E279B">
            <w:pPr>
              <w:rPr>
                <w:rFonts w:ascii="Bahnschrift SemiLight SemiConde" w:hAnsi="Bahnschrift SemiLight SemiConde" w:cs="Calibri"/>
                <w:color w:val="000000"/>
                <w:sz w:val="20"/>
                <w:szCs w:val="20"/>
              </w:rPr>
            </w:pPr>
          </w:p>
        </w:tc>
        <w:tc>
          <w:tcPr>
            <w:tcW w:w="581" w:type="dxa"/>
            <w:vMerge/>
            <w:tcBorders>
              <w:top w:val="nil"/>
              <w:left w:val="single" w:sz="8" w:space="0" w:color="auto"/>
              <w:bottom w:val="single" w:sz="8" w:space="0" w:color="000000"/>
              <w:right w:val="single" w:sz="8" w:space="0" w:color="auto"/>
            </w:tcBorders>
            <w:vAlign w:val="center"/>
            <w:hideMark/>
          </w:tcPr>
          <w:p w14:paraId="75528AC3" w14:textId="77777777" w:rsidR="003F664A" w:rsidRPr="00630201" w:rsidRDefault="003F664A" w:rsidP="008E279B">
            <w:pPr>
              <w:rPr>
                <w:rFonts w:ascii="Bahnschrift SemiLight SemiConde" w:hAnsi="Bahnschrift SemiLight SemiConde" w:cs="Calibri"/>
                <w:color w:val="000000"/>
                <w:sz w:val="20"/>
                <w:szCs w:val="20"/>
              </w:rPr>
            </w:pPr>
          </w:p>
        </w:tc>
        <w:tc>
          <w:tcPr>
            <w:tcW w:w="2737" w:type="dxa"/>
            <w:vMerge/>
            <w:tcBorders>
              <w:top w:val="nil"/>
              <w:left w:val="single" w:sz="8" w:space="0" w:color="auto"/>
              <w:bottom w:val="single" w:sz="8" w:space="0" w:color="000000"/>
              <w:right w:val="single" w:sz="8" w:space="0" w:color="auto"/>
            </w:tcBorders>
            <w:vAlign w:val="center"/>
            <w:hideMark/>
          </w:tcPr>
          <w:p w14:paraId="7AA2545F" w14:textId="77777777" w:rsidR="003F664A" w:rsidRPr="00630201" w:rsidRDefault="003F664A" w:rsidP="008E279B">
            <w:pPr>
              <w:rPr>
                <w:rFonts w:ascii="Bahnschrift SemiLight SemiConde" w:hAnsi="Bahnschrift SemiLight SemiConde" w:cs="Calibri"/>
                <w:color w:val="000000"/>
                <w:sz w:val="20"/>
                <w:szCs w:val="20"/>
              </w:rPr>
            </w:pPr>
          </w:p>
        </w:tc>
        <w:tc>
          <w:tcPr>
            <w:tcW w:w="1465" w:type="dxa"/>
            <w:vMerge/>
            <w:tcBorders>
              <w:top w:val="nil"/>
              <w:left w:val="single" w:sz="8" w:space="0" w:color="auto"/>
              <w:bottom w:val="single" w:sz="8" w:space="0" w:color="000000"/>
              <w:right w:val="single" w:sz="8" w:space="0" w:color="auto"/>
            </w:tcBorders>
            <w:vAlign w:val="center"/>
            <w:hideMark/>
          </w:tcPr>
          <w:p w14:paraId="408BB254" w14:textId="77777777" w:rsidR="003F664A" w:rsidRPr="00630201" w:rsidRDefault="003F664A" w:rsidP="008E279B">
            <w:pPr>
              <w:rPr>
                <w:rFonts w:ascii="Bahnschrift SemiLight SemiConde" w:hAnsi="Bahnschrift SemiLight SemiConde" w:cs="Calibri"/>
                <w:color w:val="000000"/>
                <w:sz w:val="20"/>
                <w:szCs w:val="20"/>
              </w:rPr>
            </w:pPr>
          </w:p>
        </w:tc>
        <w:tc>
          <w:tcPr>
            <w:tcW w:w="222" w:type="dxa"/>
            <w:tcBorders>
              <w:top w:val="nil"/>
              <w:left w:val="nil"/>
              <w:bottom w:val="nil"/>
              <w:right w:val="nil"/>
            </w:tcBorders>
            <w:noWrap/>
            <w:vAlign w:val="bottom"/>
            <w:hideMark/>
          </w:tcPr>
          <w:p w14:paraId="4A45170F" w14:textId="77777777" w:rsidR="003F664A" w:rsidRPr="00630201" w:rsidRDefault="003F664A" w:rsidP="008E279B">
            <w:pPr>
              <w:jc w:val="center"/>
              <w:rPr>
                <w:rFonts w:ascii="Bahnschrift SemiLight SemiConde" w:hAnsi="Bahnschrift SemiLight SemiConde" w:cs="Calibri"/>
                <w:color w:val="000000"/>
                <w:sz w:val="20"/>
                <w:szCs w:val="20"/>
              </w:rPr>
            </w:pPr>
          </w:p>
        </w:tc>
      </w:tr>
      <w:tr w:rsidR="003F664A" w:rsidRPr="00630201" w14:paraId="71C22DD4"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27563A2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139</w:t>
            </w:r>
          </w:p>
        </w:tc>
        <w:tc>
          <w:tcPr>
            <w:tcW w:w="2531" w:type="dxa"/>
            <w:tcBorders>
              <w:top w:val="nil"/>
              <w:left w:val="nil"/>
              <w:bottom w:val="single" w:sz="4" w:space="0" w:color="auto"/>
              <w:right w:val="single" w:sz="4" w:space="0" w:color="auto"/>
            </w:tcBorders>
            <w:vAlign w:val="center"/>
            <w:hideMark/>
          </w:tcPr>
          <w:p w14:paraId="32010E75" w14:textId="77777777" w:rsidR="003F664A" w:rsidRPr="00630201" w:rsidRDefault="003F664A" w:rsidP="008E279B">
            <w:pP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MOHAMMAD RAZIK FASIHI</w:t>
            </w:r>
          </w:p>
        </w:tc>
        <w:tc>
          <w:tcPr>
            <w:tcW w:w="1404" w:type="dxa"/>
            <w:tcBorders>
              <w:top w:val="nil"/>
              <w:left w:val="nil"/>
              <w:bottom w:val="single" w:sz="4" w:space="0" w:color="auto"/>
              <w:right w:val="single" w:sz="4" w:space="0" w:color="auto"/>
            </w:tcBorders>
            <w:vAlign w:val="center"/>
            <w:hideMark/>
          </w:tcPr>
          <w:p w14:paraId="6D946BC1"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JIM WILSON</w:t>
            </w:r>
          </w:p>
        </w:tc>
        <w:tc>
          <w:tcPr>
            <w:tcW w:w="916" w:type="dxa"/>
            <w:tcBorders>
              <w:top w:val="nil"/>
              <w:left w:val="nil"/>
              <w:bottom w:val="nil"/>
              <w:right w:val="nil"/>
            </w:tcBorders>
            <w:vAlign w:val="center"/>
            <w:hideMark/>
          </w:tcPr>
          <w:p w14:paraId="71F6AF5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FB2847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288</w:t>
            </w:r>
          </w:p>
        </w:tc>
        <w:tc>
          <w:tcPr>
            <w:tcW w:w="2737" w:type="dxa"/>
            <w:tcBorders>
              <w:top w:val="nil"/>
              <w:left w:val="nil"/>
              <w:bottom w:val="single" w:sz="8" w:space="0" w:color="auto"/>
              <w:right w:val="single" w:sz="8" w:space="0" w:color="auto"/>
            </w:tcBorders>
            <w:vAlign w:val="center"/>
            <w:hideMark/>
          </w:tcPr>
          <w:p w14:paraId="1E91731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Yogesh Kadam</w:t>
            </w:r>
          </w:p>
        </w:tc>
        <w:tc>
          <w:tcPr>
            <w:tcW w:w="1465" w:type="dxa"/>
            <w:tcBorders>
              <w:top w:val="nil"/>
              <w:left w:val="nil"/>
              <w:bottom w:val="single" w:sz="8" w:space="0" w:color="auto"/>
              <w:right w:val="single" w:sz="8" w:space="0" w:color="auto"/>
            </w:tcBorders>
            <w:vAlign w:val="center"/>
            <w:hideMark/>
          </w:tcPr>
          <w:p w14:paraId="4CF85434"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Jonathan Smith</w:t>
            </w:r>
          </w:p>
        </w:tc>
        <w:tc>
          <w:tcPr>
            <w:tcW w:w="222" w:type="dxa"/>
            <w:vAlign w:val="center"/>
            <w:hideMark/>
          </w:tcPr>
          <w:p w14:paraId="6DC3207C" w14:textId="77777777" w:rsidR="003F664A" w:rsidRPr="00630201" w:rsidRDefault="003F664A" w:rsidP="008E279B">
            <w:pPr>
              <w:rPr>
                <w:sz w:val="20"/>
                <w:szCs w:val="20"/>
              </w:rPr>
            </w:pPr>
          </w:p>
        </w:tc>
      </w:tr>
      <w:tr w:rsidR="003F664A" w:rsidRPr="00630201" w14:paraId="705FEEC8" w14:textId="77777777" w:rsidTr="008E279B">
        <w:trPr>
          <w:trHeight w:val="525"/>
        </w:trPr>
        <w:tc>
          <w:tcPr>
            <w:tcW w:w="552" w:type="dxa"/>
            <w:tcBorders>
              <w:top w:val="nil"/>
              <w:left w:val="single" w:sz="4" w:space="0" w:color="auto"/>
              <w:bottom w:val="single" w:sz="4" w:space="0" w:color="auto"/>
              <w:right w:val="single" w:sz="4" w:space="0" w:color="auto"/>
            </w:tcBorders>
            <w:vAlign w:val="center"/>
            <w:hideMark/>
          </w:tcPr>
          <w:p w14:paraId="416516B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140</w:t>
            </w:r>
          </w:p>
        </w:tc>
        <w:tc>
          <w:tcPr>
            <w:tcW w:w="2531" w:type="dxa"/>
            <w:tcBorders>
              <w:top w:val="nil"/>
              <w:left w:val="nil"/>
              <w:bottom w:val="single" w:sz="4" w:space="0" w:color="auto"/>
              <w:right w:val="single" w:sz="4" w:space="0" w:color="auto"/>
            </w:tcBorders>
            <w:vAlign w:val="center"/>
            <w:hideMark/>
          </w:tcPr>
          <w:p w14:paraId="5E25A90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RHISHIKESH PRAKASH SAWARGAONKAR</w:t>
            </w:r>
          </w:p>
        </w:tc>
        <w:tc>
          <w:tcPr>
            <w:tcW w:w="1404" w:type="dxa"/>
            <w:tcBorders>
              <w:top w:val="nil"/>
              <w:left w:val="nil"/>
              <w:bottom w:val="single" w:sz="4" w:space="0" w:color="auto"/>
              <w:right w:val="single" w:sz="4" w:space="0" w:color="auto"/>
            </w:tcBorders>
            <w:vAlign w:val="center"/>
            <w:hideMark/>
          </w:tcPr>
          <w:p w14:paraId="65D221A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961A84F"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282B1B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289</w:t>
            </w:r>
          </w:p>
        </w:tc>
        <w:tc>
          <w:tcPr>
            <w:tcW w:w="2737" w:type="dxa"/>
            <w:tcBorders>
              <w:top w:val="nil"/>
              <w:left w:val="nil"/>
              <w:bottom w:val="single" w:sz="8" w:space="0" w:color="auto"/>
              <w:right w:val="single" w:sz="8" w:space="0" w:color="auto"/>
            </w:tcBorders>
            <w:vAlign w:val="center"/>
            <w:hideMark/>
          </w:tcPr>
          <w:p w14:paraId="2AE8C39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Atharva Kulkarni</w:t>
            </w:r>
          </w:p>
        </w:tc>
        <w:tc>
          <w:tcPr>
            <w:tcW w:w="1465" w:type="dxa"/>
            <w:tcBorders>
              <w:top w:val="nil"/>
              <w:left w:val="nil"/>
              <w:bottom w:val="single" w:sz="8" w:space="0" w:color="auto"/>
              <w:right w:val="single" w:sz="8" w:space="0" w:color="auto"/>
            </w:tcBorders>
            <w:vAlign w:val="center"/>
            <w:hideMark/>
          </w:tcPr>
          <w:p w14:paraId="3EA3AF2D"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Jason Clark</w:t>
            </w:r>
          </w:p>
        </w:tc>
        <w:tc>
          <w:tcPr>
            <w:tcW w:w="222" w:type="dxa"/>
            <w:vAlign w:val="center"/>
            <w:hideMark/>
          </w:tcPr>
          <w:p w14:paraId="288423D8" w14:textId="77777777" w:rsidR="003F664A" w:rsidRPr="00630201" w:rsidRDefault="003F664A" w:rsidP="008E279B">
            <w:pPr>
              <w:rPr>
                <w:sz w:val="20"/>
                <w:szCs w:val="20"/>
              </w:rPr>
            </w:pPr>
          </w:p>
        </w:tc>
      </w:tr>
      <w:tr w:rsidR="003F664A" w:rsidRPr="00630201" w14:paraId="3E8BB1A9" w14:textId="77777777" w:rsidTr="008E279B">
        <w:trPr>
          <w:trHeight w:val="300"/>
        </w:trPr>
        <w:tc>
          <w:tcPr>
            <w:tcW w:w="552" w:type="dxa"/>
            <w:vMerge w:val="restart"/>
            <w:tcBorders>
              <w:top w:val="nil"/>
              <w:left w:val="single" w:sz="4" w:space="0" w:color="auto"/>
              <w:bottom w:val="single" w:sz="4" w:space="0" w:color="auto"/>
              <w:right w:val="single" w:sz="4" w:space="0" w:color="auto"/>
            </w:tcBorders>
            <w:vAlign w:val="center"/>
            <w:hideMark/>
          </w:tcPr>
          <w:p w14:paraId="2B585C4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141</w:t>
            </w:r>
          </w:p>
        </w:tc>
        <w:tc>
          <w:tcPr>
            <w:tcW w:w="2531" w:type="dxa"/>
            <w:vMerge w:val="restart"/>
            <w:tcBorders>
              <w:top w:val="nil"/>
              <w:left w:val="single" w:sz="4" w:space="0" w:color="auto"/>
              <w:bottom w:val="single" w:sz="4" w:space="0" w:color="auto"/>
              <w:right w:val="single" w:sz="4" w:space="0" w:color="auto"/>
            </w:tcBorders>
            <w:vAlign w:val="center"/>
            <w:hideMark/>
          </w:tcPr>
          <w:p w14:paraId="77D8DFBD"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RICHARD GEORGE JUMMAN</w:t>
            </w:r>
          </w:p>
        </w:tc>
        <w:tc>
          <w:tcPr>
            <w:tcW w:w="1404" w:type="dxa"/>
            <w:vMerge w:val="restart"/>
            <w:tcBorders>
              <w:top w:val="nil"/>
              <w:left w:val="single" w:sz="4" w:space="0" w:color="auto"/>
              <w:bottom w:val="single" w:sz="4" w:space="0" w:color="auto"/>
              <w:right w:val="single" w:sz="4" w:space="0" w:color="auto"/>
            </w:tcBorders>
            <w:vAlign w:val="center"/>
            <w:hideMark/>
          </w:tcPr>
          <w:p w14:paraId="560C4E9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RICHARD DONALD</w:t>
            </w:r>
          </w:p>
        </w:tc>
        <w:tc>
          <w:tcPr>
            <w:tcW w:w="916" w:type="dxa"/>
            <w:vMerge w:val="restart"/>
            <w:tcBorders>
              <w:top w:val="nil"/>
              <w:left w:val="nil"/>
              <w:bottom w:val="nil"/>
              <w:right w:val="single" w:sz="8" w:space="0" w:color="auto"/>
            </w:tcBorders>
            <w:vAlign w:val="center"/>
            <w:hideMark/>
          </w:tcPr>
          <w:p w14:paraId="312FFDA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vMerge w:val="restart"/>
            <w:tcBorders>
              <w:top w:val="nil"/>
              <w:left w:val="single" w:sz="8" w:space="0" w:color="auto"/>
              <w:bottom w:val="single" w:sz="8" w:space="0" w:color="000000"/>
              <w:right w:val="single" w:sz="8" w:space="0" w:color="auto"/>
            </w:tcBorders>
            <w:vAlign w:val="center"/>
            <w:hideMark/>
          </w:tcPr>
          <w:p w14:paraId="1922C0B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290</w:t>
            </w:r>
          </w:p>
        </w:tc>
        <w:tc>
          <w:tcPr>
            <w:tcW w:w="2737" w:type="dxa"/>
            <w:vMerge w:val="restart"/>
            <w:tcBorders>
              <w:top w:val="nil"/>
              <w:left w:val="single" w:sz="8" w:space="0" w:color="auto"/>
              <w:bottom w:val="single" w:sz="8" w:space="0" w:color="000000"/>
              <w:right w:val="single" w:sz="8" w:space="0" w:color="auto"/>
            </w:tcBorders>
            <w:vAlign w:val="center"/>
            <w:hideMark/>
          </w:tcPr>
          <w:p w14:paraId="6549010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Manish Kumar</w:t>
            </w:r>
          </w:p>
        </w:tc>
        <w:tc>
          <w:tcPr>
            <w:tcW w:w="1465" w:type="dxa"/>
            <w:vMerge w:val="restart"/>
            <w:tcBorders>
              <w:top w:val="nil"/>
              <w:left w:val="single" w:sz="8" w:space="0" w:color="auto"/>
              <w:bottom w:val="single" w:sz="8" w:space="0" w:color="000000"/>
              <w:right w:val="single" w:sz="8" w:space="0" w:color="auto"/>
            </w:tcBorders>
            <w:vAlign w:val="center"/>
            <w:hideMark/>
          </w:tcPr>
          <w:p w14:paraId="3CB958BD"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Damian Cervantes</w:t>
            </w:r>
          </w:p>
        </w:tc>
        <w:tc>
          <w:tcPr>
            <w:tcW w:w="222" w:type="dxa"/>
            <w:vAlign w:val="center"/>
            <w:hideMark/>
          </w:tcPr>
          <w:p w14:paraId="2D8E136B" w14:textId="77777777" w:rsidR="003F664A" w:rsidRPr="00630201" w:rsidRDefault="003F664A" w:rsidP="008E279B">
            <w:pPr>
              <w:rPr>
                <w:sz w:val="20"/>
                <w:szCs w:val="20"/>
              </w:rPr>
            </w:pPr>
          </w:p>
        </w:tc>
      </w:tr>
      <w:tr w:rsidR="003F664A" w:rsidRPr="00630201" w14:paraId="666E6C24" w14:textId="77777777" w:rsidTr="008E279B">
        <w:trPr>
          <w:trHeight w:val="315"/>
        </w:trPr>
        <w:tc>
          <w:tcPr>
            <w:tcW w:w="552" w:type="dxa"/>
            <w:vMerge/>
            <w:tcBorders>
              <w:top w:val="nil"/>
              <w:left w:val="single" w:sz="4" w:space="0" w:color="auto"/>
              <w:bottom w:val="single" w:sz="4" w:space="0" w:color="auto"/>
              <w:right w:val="single" w:sz="4" w:space="0" w:color="auto"/>
            </w:tcBorders>
            <w:vAlign w:val="center"/>
            <w:hideMark/>
          </w:tcPr>
          <w:p w14:paraId="102B664E" w14:textId="77777777" w:rsidR="003F664A" w:rsidRPr="00630201" w:rsidRDefault="003F664A" w:rsidP="008E279B">
            <w:pPr>
              <w:rPr>
                <w:rFonts w:ascii="Bahnschrift SemiLight SemiConde" w:hAnsi="Bahnschrift SemiLight SemiConde" w:cs="Calibri"/>
                <w:color w:val="000000"/>
                <w:sz w:val="20"/>
                <w:szCs w:val="20"/>
              </w:rPr>
            </w:pPr>
          </w:p>
        </w:tc>
        <w:tc>
          <w:tcPr>
            <w:tcW w:w="2531" w:type="dxa"/>
            <w:vMerge/>
            <w:tcBorders>
              <w:top w:val="nil"/>
              <w:left w:val="single" w:sz="4" w:space="0" w:color="auto"/>
              <w:bottom w:val="single" w:sz="4" w:space="0" w:color="auto"/>
              <w:right w:val="single" w:sz="4" w:space="0" w:color="auto"/>
            </w:tcBorders>
            <w:vAlign w:val="center"/>
            <w:hideMark/>
          </w:tcPr>
          <w:p w14:paraId="6C0083DE" w14:textId="77777777" w:rsidR="003F664A" w:rsidRPr="00630201" w:rsidRDefault="003F664A" w:rsidP="008E279B">
            <w:pPr>
              <w:rPr>
                <w:rFonts w:ascii="Bahnschrift SemiLight SemiConde" w:hAnsi="Bahnschrift SemiLight SemiConde" w:cs="Calibri"/>
                <w:color w:val="000000"/>
                <w:sz w:val="20"/>
                <w:szCs w:val="20"/>
              </w:rPr>
            </w:pPr>
          </w:p>
        </w:tc>
        <w:tc>
          <w:tcPr>
            <w:tcW w:w="1404" w:type="dxa"/>
            <w:vMerge/>
            <w:tcBorders>
              <w:top w:val="nil"/>
              <w:left w:val="single" w:sz="4" w:space="0" w:color="auto"/>
              <w:bottom w:val="single" w:sz="4" w:space="0" w:color="auto"/>
              <w:right w:val="single" w:sz="4" w:space="0" w:color="auto"/>
            </w:tcBorders>
            <w:vAlign w:val="center"/>
            <w:hideMark/>
          </w:tcPr>
          <w:p w14:paraId="6ACFCB11" w14:textId="77777777" w:rsidR="003F664A" w:rsidRPr="00630201" w:rsidRDefault="003F664A" w:rsidP="008E279B">
            <w:pPr>
              <w:rPr>
                <w:rFonts w:ascii="Bahnschrift SemiLight SemiConde" w:hAnsi="Bahnschrift SemiLight SemiConde" w:cs="Calibri"/>
                <w:color w:val="000000"/>
                <w:sz w:val="20"/>
                <w:szCs w:val="20"/>
              </w:rPr>
            </w:pPr>
          </w:p>
        </w:tc>
        <w:tc>
          <w:tcPr>
            <w:tcW w:w="916" w:type="dxa"/>
            <w:vMerge/>
            <w:tcBorders>
              <w:top w:val="nil"/>
              <w:left w:val="nil"/>
              <w:bottom w:val="nil"/>
              <w:right w:val="single" w:sz="8" w:space="0" w:color="auto"/>
            </w:tcBorders>
            <w:vAlign w:val="center"/>
            <w:hideMark/>
          </w:tcPr>
          <w:p w14:paraId="40AE28E9" w14:textId="77777777" w:rsidR="003F664A" w:rsidRPr="00630201" w:rsidRDefault="003F664A" w:rsidP="008E279B">
            <w:pPr>
              <w:rPr>
                <w:rFonts w:ascii="Bahnschrift SemiLight SemiConde" w:hAnsi="Bahnschrift SemiLight SemiConde" w:cs="Calibri"/>
                <w:color w:val="000000"/>
                <w:sz w:val="20"/>
                <w:szCs w:val="20"/>
              </w:rPr>
            </w:pPr>
          </w:p>
        </w:tc>
        <w:tc>
          <w:tcPr>
            <w:tcW w:w="581" w:type="dxa"/>
            <w:vMerge/>
            <w:tcBorders>
              <w:top w:val="nil"/>
              <w:left w:val="single" w:sz="8" w:space="0" w:color="auto"/>
              <w:bottom w:val="single" w:sz="8" w:space="0" w:color="000000"/>
              <w:right w:val="single" w:sz="8" w:space="0" w:color="auto"/>
            </w:tcBorders>
            <w:vAlign w:val="center"/>
            <w:hideMark/>
          </w:tcPr>
          <w:p w14:paraId="74645579" w14:textId="77777777" w:rsidR="003F664A" w:rsidRPr="00630201" w:rsidRDefault="003F664A" w:rsidP="008E279B">
            <w:pPr>
              <w:rPr>
                <w:rFonts w:ascii="Bahnschrift SemiLight SemiConde" w:hAnsi="Bahnschrift SemiLight SemiConde" w:cs="Calibri"/>
                <w:color w:val="000000"/>
                <w:sz w:val="20"/>
                <w:szCs w:val="20"/>
              </w:rPr>
            </w:pPr>
          </w:p>
        </w:tc>
        <w:tc>
          <w:tcPr>
            <w:tcW w:w="2737" w:type="dxa"/>
            <w:vMerge/>
            <w:tcBorders>
              <w:top w:val="nil"/>
              <w:left w:val="single" w:sz="8" w:space="0" w:color="auto"/>
              <w:bottom w:val="single" w:sz="8" w:space="0" w:color="000000"/>
              <w:right w:val="single" w:sz="8" w:space="0" w:color="auto"/>
            </w:tcBorders>
            <w:vAlign w:val="center"/>
            <w:hideMark/>
          </w:tcPr>
          <w:p w14:paraId="482FF333" w14:textId="77777777" w:rsidR="003F664A" w:rsidRPr="00630201" w:rsidRDefault="003F664A" w:rsidP="008E279B">
            <w:pPr>
              <w:rPr>
                <w:rFonts w:ascii="Bahnschrift SemiLight SemiConde" w:hAnsi="Bahnschrift SemiLight SemiConde" w:cs="Calibri"/>
                <w:color w:val="000000"/>
                <w:sz w:val="20"/>
                <w:szCs w:val="20"/>
              </w:rPr>
            </w:pPr>
          </w:p>
        </w:tc>
        <w:tc>
          <w:tcPr>
            <w:tcW w:w="1465" w:type="dxa"/>
            <w:vMerge/>
            <w:tcBorders>
              <w:top w:val="nil"/>
              <w:left w:val="single" w:sz="8" w:space="0" w:color="auto"/>
              <w:bottom w:val="single" w:sz="8" w:space="0" w:color="000000"/>
              <w:right w:val="single" w:sz="8" w:space="0" w:color="auto"/>
            </w:tcBorders>
            <w:vAlign w:val="center"/>
            <w:hideMark/>
          </w:tcPr>
          <w:p w14:paraId="7291C943" w14:textId="77777777" w:rsidR="003F664A" w:rsidRPr="00630201" w:rsidRDefault="003F664A" w:rsidP="008E279B">
            <w:pPr>
              <w:rPr>
                <w:rFonts w:ascii="Bahnschrift SemiLight SemiConde" w:hAnsi="Bahnschrift SemiLight SemiConde" w:cs="Calibri"/>
                <w:color w:val="000000"/>
                <w:sz w:val="20"/>
                <w:szCs w:val="20"/>
              </w:rPr>
            </w:pPr>
          </w:p>
        </w:tc>
        <w:tc>
          <w:tcPr>
            <w:tcW w:w="222" w:type="dxa"/>
            <w:tcBorders>
              <w:top w:val="nil"/>
              <w:left w:val="nil"/>
              <w:bottom w:val="nil"/>
              <w:right w:val="nil"/>
            </w:tcBorders>
            <w:noWrap/>
            <w:vAlign w:val="bottom"/>
            <w:hideMark/>
          </w:tcPr>
          <w:p w14:paraId="5DE2F218" w14:textId="77777777" w:rsidR="003F664A" w:rsidRPr="00630201" w:rsidRDefault="003F664A" w:rsidP="008E279B">
            <w:pPr>
              <w:rPr>
                <w:rFonts w:ascii="Bahnschrift SemiLight SemiConde" w:hAnsi="Bahnschrift SemiLight SemiConde" w:cs="Calibri"/>
                <w:color w:val="000000"/>
                <w:sz w:val="20"/>
                <w:szCs w:val="20"/>
              </w:rPr>
            </w:pPr>
          </w:p>
        </w:tc>
      </w:tr>
      <w:tr w:rsidR="003F664A" w:rsidRPr="00630201" w14:paraId="17F19177"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353790B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lastRenderedPageBreak/>
              <w:t>142</w:t>
            </w:r>
          </w:p>
        </w:tc>
        <w:tc>
          <w:tcPr>
            <w:tcW w:w="2531" w:type="dxa"/>
            <w:tcBorders>
              <w:top w:val="nil"/>
              <w:left w:val="nil"/>
              <w:bottom w:val="single" w:sz="4" w:space="0" w:color="auto"/>
              <w:right w:val="single" w:sz="4" w:space="0" w:color="auto"/>
            </w:tcBorders>
            <w:vAlign w:val="center"/>
            <w:hideMark/>
          </w:tcPr>
          <w:p w14:paraId="2FB7D56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ROBIN BALMIKI</w:t>
            </w:r>
          </w:p>
        </w:tc>
        <w:tc>
          <w:tcPr>
            <w:tcW w:w="1404" w:type="dxa"/>
            <w:tcBorders>
              <w:top w:val="nil"/>
              <w:left w:val="nil"/>
              <w:bottom w:val="single" w:sz="4" w:space="0" w:color="auto"/>
              <w:right w:val="single" w:sz="4" w:space="0" w:color="auto"/>
            </w:tcBorders>
            <w:vAlign w:val="center"/>
            <w:hideMark/>
          </w:tcPr>
          <w:p w14:paraId="3A82EC9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ROBIN ANTHONY</w:t>
            </w:r>
          </w:p>
        </w:tc>
        <w:tc>
          <w:tcPr>
            <w:tcW w:w="916" w:type="dxa"/>
            <w:tcBorders>
              <w:top w:val="nil"/>
              <w:left w:val="nil"/>
              <w:bottom w:val="nil"/>
              <w:right w:val="nil"/>
            </w:tcBorders>
            <w:vAlign w:val="center"/>
            <w:hideMark/>
          </w:tcPr>
          <w:p w14:paraId="4BBA6532"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8C905E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291</w:t>
            </w:r>
          </w:p>
        </w:tc>
        <w:tc>
          <w:tcPr>
            <w:tcW w:w="2737" w:type="dxa"/>
            <w:tcBorders>
              <w:top w:val="nil"/>
              <w:left w:val="nil"/>
              <w:bottom w:val="single" w:sz="8" w:space="0" w:color="auto"/>
              <w:right w:val="single" w:sz="8" w:space="0" w:color="auto"/>
            </w:tcBorders>
            <w:vAlign w:val="center"/>
            <w:hideMark/>
          </w:tcPr>
          <w:p w14:paraId="62F5625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Steven Falco</w:t>
            </w:r>
          </w:p>
        </w:tc>
        <w:tc>
          <w:tcPr>
            <w:tcW w:w="1465" w:type="dxa"/>
            <w:tcBorders>
              <w:top w:val="nil"/>
              <w:left w:val="nil"/>
              <w:bottom w:val="single" w:sz="8" w:space="0" w:color="auto"/>
              <w:right w:val="single" w:sz="8" w:space="0" w:color="auto"/>
            </w:tcBorders>
            <w:vAlign w:val="center"/>
            <w:hideMark/>
          </w:tcPr>
          <w:p w14:paraId="7ACA6623"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41BD584E" w14:textId="77777777" w:rsidR="003F664A" w:rsidRPr="00630201" w:rsidRDefault="003F664A" w:rsidP="008E279B">
            <w:pPr>
              <w:rPr>
                <w:sz w:val="20"/>
                <w:szCs w:val="20"/>
              </w:rPr>
            </w:pPr>
          </w:p>
        </w:tc>
      </w:tr>
      <w:tr w:rsidR="003F664A" w:rsidRPr="00630201" w14:paraId="0471F787"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29662FA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143</w:t>
            </w:r>
          </w:p>
        </w:tc>
        <w:tc>
          <w:tcPr>
            <w:tcW w:w="2531" w:type="dxa"/>
            <w:tcBorders>
              <w:top w:val="nil"/>
              <w:left w:val="nil"/>
              <w:bottom w:val="single" w:sz="4" w:space="0" w:color="auto"/>
              <w:right w:val="single" w:sz="4" w:space="0" w:color="auto"/>
            </w:tcBorders>
            <w:vAlign w:val="center"/>
            <w:hideMark/>
          </w:tcPr>
          <w:p w14:paraId="503E5CE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ROHAN ARUN VADAVRAO</w:t>
            </w:r>
          </w:p>
        </w:tc>
        <w:tc>
          <w:tcPr>
            <w:tcW w:w="1404" w:type="dxa"/>
            <w:tcBorders>
              <w:top w:val="nil"/>
              <w:left w:val="nil"/>
              <w:bottom w:val="single" w:sz="4" w:space="0" w:color="auto"/>
              <w:right w:val="single" w:sz="4" w:space="0" w:color="auto"/>
            </w:tcBorders>
            <w:vAlign w:val="center"/>
            <w:hideMark/>
          </w:tcPr>
          <w:p w14:paraId="037ED7D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Kevin Smith </w:t>
            </w:r>
          </w:p>
        </w:tc>
        <w:tc>
          <w:tcPr>
            <w:tcW w:w="916" w:type="dxa"/>
            <w:tcBorders>
              <w:top w:val="nil"/>
              <w:left w:val="nil"/>
              <w:bottom w:val="nil"/>
              <w:right w:val="nil"/>
            </w:tcBorders>
            <w:vAlign w:val="center"/>
            <w:hideMark/>
          </w:tcPr>
          <w:p w14:paraId="342B4FB6"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C9DD59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292</w:t>
            </w:r>
          </w:p>
        </w:tc>
        <w:tc>
          <w:tcPr>
            <w:tcW w:w="2737" w:type="dxa"/>
            <w:tcBorders>
              <w:top w:val="nil"/>
              <w:left w:val="nil"/>
              <w:bottom w:val="single" w:sz="8" w:space="0" w:color="auto"/>
              <w:right w:val="single" w:sz="8" w:space="0" w:color="auto"/>
            </w:tcBorders>
            <w:vAlign w:val="center"/>
            <w:hideMark/>
          </w:tcPr>
          <w:p w14:paraId="4E176E2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xml:space="preserve">Rakesh </w:t>
            </w:r>
            <w:proofErr w:type="spellStart"/>
            <w:r w:rsidRPr="00630201">
              <w:rPr>
                <w:rFonts w:ascii="Bahnschrift SemiLight SemiConde" w:hAnsi="Bahnschrift SemiLight SemiConde" w:cs="Calibri"/>
                <w:color w:val="000000"/>
                <w:sz w:val="20"/>
                <w:szCs w:val="20"/>
              </w:rPr>
              <w:t>Vitakar</w:t>
            </w:r>
            <w:proofErr w:type="spellEnd"/>
          </w:p>
        </w:tc>
        <w:tc>
          <w:tcPr>
            <w:tcW w:w="1465" w:type="dxa"/>
            <w:tcBorders>
              <w:top w:val="nil"/>
              <w:left w:val="nil"/>
              <w:bottom w:val="single" w:sz="8" w:space="0" w:color="auto"/>
              <w:right w:val="single" w:sz="8" w:space="0" w:color="auto"/>
            </w:tcBorders>
            <w:vAlign w:val="center"/>
            <w:hideMark/>
          </w:tcPr>
          <w:p w14:paraId="73E98A7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6172995A" w14:textId="77777777" w:rsidR="003F664A" w:rsidRPr="00630201" w:rsidRDefault="003F664A" w:rsidP="008E279B">
            <w:pPr>
              <w:rPr>
                <w:sz w:val="20"/>
                <w:szCs w:val="20"/>
              </w:rPr>
            </w:pPr>
          </w:p>
        </w:tc>
      </w:tr>
      <w:tr w:rsidR="003F664A" w:rsidRPr="00630201" w14:paraId="2D9A7AB6" w14:textId="77777777" w:rsidTr="008E279B">
        <w:trPr>
          <w:trHeight w:val="300"/>
        </w:trPr>
        <w:tc>
          <w:tcPr>
            <w:tcW w:w="552" w:type="dxa"/>
            <w:vMerge w:val="restart"/>
            <w:tcBorders>
              <w:top w:val="nil"/>
              <w:left w:val="single" w:sz="4" w:space="0" w:color="auto"/>
              <w:bottom w:val="single" w:sz="4" w:space="0" w:color="auto"/>
              <w:right w:val="single" w:sz="4" w:space="0" w:color="auto"/>
            </w:tcBorders>
            <w:vAlign w:val="center"/>
            <w:hideMark/>
          </w:tcPr>
          <w:p w14:paraId="2331A3C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144</w:t>
            </w:r>
          </w:p>
        </w:tc>
        <w:tc>
          <w:tcPr>
            <w:tcW w:w="2531" w:type="dxa"/>
            <w:vMerge w:val="restart"/>
            <w:tcBorders>
              <w:top w:val="nil"/>
              <w:left w:val="single" w:sz="4" w:space="0" w:color="auto"/>
              <w:bottom w:val="single" w:sz="4" w:space="0" w:color="auto"/>
              <w:right w:val="single" w:sz="4" w:space="0" w:color="auto"/>
            </w:tcBorders>
            <w:vAlign w:val="center"/>
            <w:hideMark/>
          </w:tcPr>
          <w:p w14:paraId="4263CEF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PRASHANT CHAVAN</w:t>
            </w:r>
          </w:p>
        </w:tc>
        <w:tc>
          <w:tcPr>
            <w:tcW w:w="1404" w:type="dxa"/>
            <w:vMerge w:val="restart"/>
            <w:tcBorders>
              <w:top w:val="nil"/>
              <w:left w:val="single" w:sz="4" w:space="0" w:color="auto"/>
              <w:bottom w:val="single" w:sz="4" w:space="0" w:color="auto"/>
              <w:right w:val="single" w:sz="4" w:space="0" w:color="auto"/>
            </w:tcBorders>
            <w:vAlign w:val="center"/>
            <w:hideMark/>
          </w:tcPr>
          <w:p w14:paraId="0A06FDB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vMerge w:val="restart"/>
            <w:tcBorders>
              <w:top w:val="nil"/>
              <w:left w:val="nil"/>
              <w:bottom w:val="nil"/>
              <w:right w:val="single" w:sz="8" w:space="0" w:color="auto"/>
            </w:tcBorders>
            <w:vAlign w:val="center"/>
            <w:hideMark/>
          </w:tcPr>
          <w:p w14:paraId="4940539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vMerge w:val="restart"/>
            <w:tcBorders>
              <w:top w:val="nil"/>
              <w:left w:val="single" w:sz="8" w:space="0" w:color="auto"/>
              <w:bottom w:val="single" w:sz="8" w:space="0" w:color="000000"/>
              <w:right w:val="single" w:sz="8" w:space="0" w:color="auto"/>
            </w:tcBorders>
            <w:vAlign w:val="center"/>
            <w:hideMark/>
          </w:tcPr>
          <w:p w14:paraId="43D36FD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293</w:t>
            </w:r>
          </w:p>
        </w:tc>
        <w:tc>
          <w:tcPr>
            <w:tcW w:w="2737" w:type="dxa"/>
            <w:tcBorders>
              <w:top w:val="nil"/>
              <w:left w:val="nil"/>
              <w:bottom w:val="nil"/>
              <w:right w:val="single" w:sz="8" w:space="0" w:color="auto"/>
            </w:tcBorders>
            <w:vAlign w:val="center"/>
            <w:hideMark/>
          </w:tcPr>
          <w:p w14:paraId="21777157"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Appraisal Nation, LLC</w:t>
            </w:r>
          </w:p>
        </w:tc>
        <w:tc>
          <w:tcPr>
            <w:tcW w:w="1465" w:type="dxa"/>
            <w:vMerge w:val="restart"/>
            <w:tcBorders>
              <w:top w:val="nil"/>
              <w:left w:val="single" w:sz="8" w:space="0" w:color="auto"/>
              <w:bottom w:val="single" w:sz="8" w:space="0" w:color="000000"/>
              <w:right w:val="single" w:sz="8" w:space="0" w:color="auto"/>
            </w:tcBorders>
            <w:vAlign w:val="center"/>
            <w:hideMark/>
          </w:tcPr>
          <w:p w14:paraId="7E43DA5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0C1C1D3E" w14:textId="77777777" w:rsidR="003F664A" w:rsidRPr="00630201" w:rsidRDefault="003F664A" w:rsidP="008E279B">
            <w:pPr>
              <w:rPr>
                <w:sz w:val="20"/>
                <w:szCs w:val="20"/>
              </w:rPr>
            </w:pPr>
          </w:p>
        </w:tc>
      </w:tr>
      <w:tr w:rsidR="003F664A" w:rsidRPr="00630201" w14:paraId="35348B79" w14:textId="77777777" w:rsidTr="008E279B">
        <w:trPr>
          <w:trHeight w:val="510"/>
        </w:trPr>
        <w:tc>
          <w:tcPr>
            <w:tcW w:w="552" w:type="dxa"/>
            <w:vMerge/>
            <w:tcBorders>
              <w:top w:val="nil"/>
              <w:left w:val="single" w:sz="4" w:space="0" w:color="auto"/>
              <w:bottom w:val="single" w:sz="4" w:space="0" w:color="auto"/>
              <w:right w:val="single" w:sz="4" w:space="0" w:color="auto"/>
            </w:tcBorders>
            <w:vAlign w:val="center"/>
            <w:hideMark/>
          </w:tcPr>
          <w:p w14:paraId="1A6271E2" w14:textId="77777777" w:rsidR="003F664A" w:rsidRPr="00630201" w:rsidRDefault="003F664A" w:rsidP="008E279B">
            <w:pPr>
              <w:rPr>
                <w:rFonts w:ascii="Bahnschrift SemiLight SemiConde" w:hAnsi="Bahnschrift SemiLight SemiConde" w:cs="Calibri"/>
                <w:color w:val="000000"/>
                <w:sz w:val="20"/>
                <w:szCs w:val="20"/>
              </w:rPr>
            </w:pPr>
          </w:p>
        </w:tc>
        <w:tc>
          <w:tcPr>
            <w:tcW w:w="2531" w:type="dxa"/>
            <w:vMerge/>
            <w:tcBorders>
              <w:top w:val="nil"/>
              <w:left w:val="single" w:sz="4" w:space="0" w:color="auto"/>
              <w:bottom w:val="single" w:sz="4" w:space="0" w:color="auto"/>
              <w:right w:val="single" w:sz="4" w:space="0" w:color="auto"/>
            </w:tcBorders>
            <w:vAlign w:val="center"/>
            <w:hideMark/>
          </w:tcPr>
          <w:p w14:paraId="4DB7B5CE" w14:textId="77777777" w:rsidR="003F664A" w:rsidRPr="00630201" w:rsidRDefault="003F664A" w:rsidP="008E279B">
            <w:pPr>
              <w:rPr>
                <w:rFonts w:ascii="Bahnschrift SemiLight SemiConde" w:hAnsi="Bahnschrift SemiLight SemiConde" w:cs="Calibri"/>
                <w:color w:val="000000"/>
                <w:sz w:val="20"/>
                <w:szCs w:val="20"/>
              </w:rPr>
            </w:pPr>
          </w:p>
        </w:tc>
        <w:tc>
          <w:tcPr>
            <w:tcW w:w="1404" w:type="dxa"/>
            <w:vMerge/>
            <w:tcBorders>
              <w:top w:val="nil"/>
              <w:left w:val="single" w:sz="4" w:space="0" w:color="auto"/>
              <w:bottom w:val="single" w:sz="4" w:space="0" w:color="auto"/>
              <w:right w:val="single" w:sz="4" w:space="0" w:color="auto"/>
            </w:tcBorders>
            <w:vAlign w:val="center"/>
            <w:hideMark/>
          </w:tcPr>
          <w:p w14:paraId="1BC67D59" w14:textId="77777777" w:rsidR="003F664A" w:rsidRPr="00630201" w:rsidRDefault="003F664A" w:rsidP="008E279B">
            <w:pPr>
              <w:rPr>
                <w:rFonts w:ascii="Bahnschrift SemiLight SemiConde" w:hAnsi="Bahnschrift SemiLight SemiConde" w:cs="Calibri"/>
                <w:color w:val="000000"/>
                <w:sz w:val="20"/>
                <w:szCs w:val="20"/>
              </w:rPr>
            </w:pPr>
          </w:p>
        </w:tc>
        <w:tc>
          <w:tcPr>
            <w:tcW w:w="916" w:type="dxa"/>
            <w:vMerge/>
            <w:tcBorders>
              <w:top w:val="nil"/>
              <w:left w:val="nil"/>
              <w:bottom w:val="nil"/>
              <w:right w:val="single" w:sz="8" w:space="0" w:color="auto"/>
            </w:tcBorders>
            <w:vAlign w:val="center"/>
            <w:hideMark/>
          </w:tcPr>
          <w:p w14:paraId="28C38D2F" w14:textId="77777777" w:rsidR="003F664A" w:rsidRPr="00630201" w:rsidRDefault="003F664A" w:rsidP="008E279B">
            <w:pPr>
              <w:rPr>
                <w:rFonts w:ascii="Bahnschrift SemiLight SemiConde" w:hAnsi="Bahnschrift SemiLight SemiConde" w:cs="Calibri"/>
                <w:color w:val="000000"/>
                <w:sz w:val="20"/>
                <w:szCs w:val="20"/>
              </w:rPr>
            </w:pPr>
          </w:p>
        </w:tc>
        <w:tc>
          <w:tcPr>
            <w:tcW w:w="581" w:type="dxa"/>
            <w:vMerge/>
            <w:tcBorders>
              <w:top w:val="nil"/>
              <w:left w:val="single" w:sz="8" w:space="0" w:color="auto"/>
              <w:bottom w:val="single" w:sz="8" w:space="0" w:color="000000"/>
              <w:right w:val="single" w:sz="8" w:space="0" w:color="auto"/>
            </w:tcBorders>
            <w:vAlign w:val="center"/>
            <w:hideMark/>
          </w:tcPr>
          <w:p w14:paraId="710C1358" w14:textId="77777777" w:rsidR="003F664A" w:rsidRPr="00630201" w:rsidRDefault="003F664A" w:rsidP="008E279B">
            <w:pPr>
              <w:rPr>
                <w:rFonts w:ascii="Bahnschrift SemiLight SemiConde" w:hAnsi="Bahnschrift SemiLight SemiConde" w:cs="Calibri"/>
                <w:color w:val="000000"/>
                <w:sz w:val="20"/>
                <w:szCs w:val="20"/>
              </w:rPr>
            </w:pPr>
          </w:p>
        </w:tc>
        <w:tc>
          <w:tcPr>
            <w:tcW w:w="2737" w:type="dxa"/>
            <w:tcBorders>
              <w:top w:val="nil"/>
              <w:left w:val="nil"/>
              <w:bottom w:val="nil"/>
              <w:right w:val="single" w:sz="8" w:space="0" w:color="auto"/>
            </w:tcBorders>
            <w:vAlign w:val="center"/>
            <w:hideMark/>
          </w:tcPr>
          <w:p w14:paraId="774F1DE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Michael Tadesko Ex owner of appraisal nation</w:t>
            </w:r>
          </w:p>
        </w:tc>
        <w:tc>
          <w:tcPr>
            <w:tcW w:w="1465" w:type="dxa"/>
            <w:vMerge/>
            <w:tcBorders>
              <w:top w:val="nil"/>
              <w:left w:val="single" w:sz="8" w:space="0" w:color="auto"/>
              <w:bottom w:val="single" w:sz="8" w:space="0" w:color="000000"/>
              <w:right w:val="single" w:sz="8" w:space="0" w:color="auto"/>
            </w:tcBorders>
            <w:vAlign w:val="center"/>
            <w:hideMark/>
          </w:tcPr>
          <w:p w14:paraId="313B7918" w14:textId="77777777" w:rsidR="003F664A" w:rsidRPr="00630201" w:rsidRDefault="003F664A" w:rsidP="008E279B">
            <w:pPr>
              <w:rPr>
                <w:rFonts w:ascii="Bahnschrift SemiLight SemiConde" w:hAnsi="Bahnschrift SemiLight SemiConde" w:cs="Calibri"/>
                <w:color w:val="000000"/>
                <w:sz w:val="20"/>
                <w:szCs w:val="20"/>
              </w:rPr>
            </w:pPr>
          </w:p>
        </w:tc>
        <w:tc>
          <w:tcPr>
            <w:tcW w:w="222" w:type="dxa"/>
            <w:vAlign w:val="center"/>
            <w:hideMark/>
          </w:tcPr>
          <w:p w14:paraId="51A15486" w14:textId="77777777" w:rsidR="003F664A" w:rsidRPr="00630201" w:rsidRDefault="003F664A" w:rsidP="008E279B">
            <w:pPr>
              <w:rPr>
                <w:sz w:val="20"/>
                <w:szCs w:val="20"/>
              </w:rPr>
            </w:pPr>
          </w:p>
        </w:tc>
      </w:tr>
      <w:tr w:rsidR="003F664A" w:rsidRPr="00630201" w14:paraId="3AA605B6" w14:textId="77777777" w:rsidTr="008E279B">
        <w:trPr>
          <w:trHeight w:val="315"/>
        </w:trPr>
        <w:tc>
          <w:tcPr>
            <w:tcW w:w="552" w:type="dxa"/>
            <w:vMerge/>
            <w:tcBorders>
              <w:top w:val="nil"/>
              <w:left w:val="single" w:sz="4" w:space="0" w:color="auto"/>
              <w:bottom w:val="single" w:sz="4" w:space="0" w:color="auto"/>
              <w:right w:val="single" w:sz="4" w:space="0" w:color="auto"/>
            </w:tcBorders>
            <w:vAlign w:val="center"/>
            <w:hideMark/>
          </w:tcPr>
          <w:p w14:paraId="3BD75EEC" w14:textId="77777777" w:rsidR="003F664A" w:rsidRPr="00630201" w:rsidRDefault="003F664A" w:rsidP="008E279B">
            <w:pPr>
              <w:rPr>
                <w:rFonts w:ascii="Bahnschrift SemiLight SemiConde" w:hAnsi="Bahnschrift SemiLight SemiConde" w:cs="Calibri"/>
                <w:color w:val="000000"/>
                <w:sz w:val="20"/>
                <w:szCs w:val="20"/>
              </w:rPr>
            </w:pPr>
          </w:p>
        </w:tc>
        <w:tc>
          <w:tcPr>
            <w:tcW w:w="2531" w:type="dxa"/>
            <w:vMerge/>
            <w:tcBorders>
              <w:top w:val="nil"/>
              <w:left w:val="single" w:sz="4" w:space="0" w:color="auto"/>
              <w:bottom w:val="single" w:sz="4" w:space="0" w:color="auto"/>
              <w:right w:val="single" w:sz="4" w:space="0" w:color="auto"/>
            </w:tcBorders>
            <w:vAlign w:val="center"/>
            <w:hideMark/>
          </w:tcPr>
          <w:p w14:paraId="506165E4" w14:textId="77777777" w:rsidR="003F664A" w:rsidRPr="00630201" w:rsidRDefault="003F664A" w:rsidP="008E279B">
            <w:pPr>
              <w:rPr>
                <w:rFonts w:ascii="Bahnschrift SemiLight SemiConde" w:hAnsi="Bahnschrift SemiLight SemiConde" w:cs="Calibri"/>
                <w:color w:val="000000"/>
                <w:sz w:val="20"/>
                <w:szCs w:val="20"/>
              </w:rPr>
            </w:pPr>
          </w:p>
        </w:tc>
        <w:tc>
          <w:tcPr>
            <w:tcW w:w="1404" w:type="dxa"/>
            <w:vMerge/>
            <w:tcBorders>
              <w:top w:val="nil"/>
              <w:left w:val="single" w:sz="4" w:space="0" w:color="auto"/>
              <w:bottom w:val="single" w:sz="4" w:space="0" w:color="auto"/>
              <w:right w:val="single" w:sz="4" w:space="0" w:color="auto"/>
            </w:tcBorders>
            <w:vAlign w:val="center"/>
            <w:hideMark/>
          </w:tcPr>
          <w:p w14:paraId="438EB3B8" w14:textId="77777777" w:rsidR="003F664A" w:rsidRPr="00630201" w:rsidRDefault="003F664A" w:rsidP="008E279B">
            <w:pPr>
              <w:rPr>
                <w:rFonts w:ascii="Bahnschrift SemiLight SemiConde" w:hAnsi="Bahnschrift SemiLight SemiConde" w:cs="Calibri"/>
                <w:color w:val="000000"/>
                <w:sz w:val="20"/>
                <w:szCs w:val="20"/>
              </w:rPr>
            </w:pPr>
          </w:p>
        </w:tc>
        <w:tc>
          <w:tcPr>
            <w:tcW w:w="916" w:type="dxa"/>
            <w:vMerge/>
            <w:tcBorders>
              <w:top w:val="nil"/>
              <w:left w:val="nil"/>
              <w:bottom w:val="nil"/>
              <w:right w:val="single" w:sz="8" w:space="0" w:color="auto"/>
            </w:tcBorders>
            <w:vAlign w:val="center"/>
            <w:hideMark/>
          </w:tcPr>
          <w:p w14:paraId="54917628" w14:textId="77777777" w:rsidR="003F664A" w:rsidRPr="00630201" w:rsidRDefault="003F664A" w:rsidP="008E279B">
            <w:pPr>
              <w:rPr>
                <w:rFonts w:ascii="Bahnschrift SemiLight SemiConde" w:hAnsi="Bahnschrift SemiLight SemiConde" w:cs="Calibri"/>
                <w:color w:val="000000"/>
                <w:sz w:val="20"/>
                <w:szCs w:val="20"/>
              </w:rPr>
            </w:pPr>
          </w:p>
        </w:tc>
        <w:tc>
          <w:tcPr>
            <w:tcW w:w="581" w:type="dxa"/>
            <w:vMerge/>
            <w:tcBorders>
              <w:top w:val="nil"/>
              <w:left w:val="single" w:sz="8" w:space="0" w:color="auto"/>
              <w:bottom w:val="single" w:sz="8" w:space="0" w:color="000000"/>
              <w:right w:val="single" w:sz="8" w:space="0" w:color="auto"/>
            </w:tcBorders>
            <w:vAlign w:val="center"/>
            <w:hideMark/>
          </w:tcPr>
          <w:p w14:paraId="6B6EADFA" w14:textId="77777777" w:rsidR="003F664A" w:rsidRPr="00630201" w:rsidRDefault="003F664A" w:rsidP="008E279B">
            <w:pPr>
              <w:rPr>
                <w:rFonts w:ascii="Bahnschrift SemiLight SemiConde" w:hAnsi="Bahnschrift SemiLight SemiConde" w:cs="Calibri"/>
                <w:color w:val="000000"/>
                <w:sz w:val="20"/>
                <w:szCs w:val="20"/>
              </w:rPr>
            </w:pPr>
          </w:p>
        </w:tc>
        <w:tc>
          <w:tcPr>
            <w:tcW w:w="2737" w:type="dxa"/>
            <w:tcBorders>
              <w:top w:val="nil"/>
              <w:left w:val="nil"/>
              <w:bottom w:val="single" w:sz="8" w:space="0" w:color="auto"/>
              <w:right w:val="single" w:sz="8" w:space="0" w:color="auto"/>
            </w:tcBorders>
            <w:vAlign w:val="center"/>
            <w:hideMark/>
          </w:tcPr>
          <w:p w14:paraId="10153AA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1465" w:type="dxa"/>
            <w:vMerge/>
            <w:tcBorders>
              <w:top w:val="nil"/>
              <w:left w:val="single" w:sz="8" w:space="0" w:color="auto"/>
              <w:bottom w:val="single" w:sz="8" w:space="0" w:color="000000"/>
              <w:right w:val="single" w:sz="8" w:space="0" w:color="auto"/>
            </w:tcBorders>
            <w:vAlign w:val="center"/>
            <w:hideMark/>
          </w:tcPr>
          <w:p w14:paraId="19788CDD" w14:textId="77777777" w:rsidR="003F664A" w:rsidRPr="00630201" w:rsidRDefault="003F664A" w:rsidP="008E279B">
            <w:pPr>
              <w:rPr>
                <w:rFonts w:ascii="Bahnschrift SemiLight SemiConde" w:hAnsi="Bahnschrift SemiLight SemiConde" w:cs="Calibri"/>
                <w:color w:val="000000"/>
                <w:sz w:val="20"/>
                <w:szCs w:val="20"/>
              </w:rPr>
            </w:pPr>
          </w:p>
        </w:tc>
        <w:tc>
          <w:tcPr>
            <w:tcW w:w="222" w:type="dxa"/>
            <w:vAlign w:val="center"/>
            <w:hideMark/>
          </w:tcPr>
          <w:p w14:paraId="40C0AC7D" w14:textId="77777777" w:rsidR="003F664A" w:rsidRPr="00630201" w:rsidRDefault="003F664A" w:rsidP="008E279B">
            <w:pPr>
              <w:rPr>
                <w:sz w:val="20"/>
                <w:szCs w:val="20"/>
              </w:rPr>
            </w:pPr>
          </w:p>
        </w:tc>
      </w:tr>
      <w:tr w:rsidR="003F664A" w:rsidRPr="00630201" w14:paraId="4D9A9715"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0E35E9D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145</w:t>
            </w:r>
          </w:p>
        </w:tc>
        <w:tc>
          <w:tcPr>
            <w:tcW w:w="2531" w:type="dxa"/>
            <w:tcBorders>
              <w:top w:val="nil"/>
              <w:left w:val="nil"/>
              <w:bottom w:val="single" w:sz="4" w:space="0" w:color="auto"/>
              <w:right w:val="single" w:sz="4" w:space="0" w:color="auto"/>
            </w:tcBorders>
            <w:vAlign w:val="center"/>
            <w:hideMark/>
          </w:tcPr>
          <w:p w14:paraId="4558A4F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CHITRA MURLIDHARAN IYER</w:t>
            </w:r>
          </w:p>
        </w:tc>
        <w:tc>
          <w:tcPr>
            <w:tcW w:w="1404" w:type="dxa"/>
            <w:tcBorders>
              <w:top w:val="nil"/>
              <w:left w:val="nil"/>
              <w:bottom w:val="single" w:sz="4" w:space="0" w:color="auto"/>
              <w:right w:val="single" w:sz="4" w:space="0" w:color="auto"/>
            </w:tcBorders>
            <w:vAlign w:val="center"/>
            <w:hideMark/>
          </w:tcPr>
          <w:p w14:paraId="74BD529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xml:space="preserve">Claire Smith </w:t>
            </w:r>
          </w:p>
        </w:tc>
        <w:tc>
          <w:tcPr>
            <w:tcW w:w="916" w:type="dxa"/>
            <w:tcBorders>
              <w:top w:val="nil"/>
              <w:left w:val="nil"/>
              <w:bottom w:val="nil"/>
              <w:right w:val="nil"/>
            </w:tcBorders>
            <w:vAlign w:val="center"/>
            <w:hideMark/>
          </w:tcPr>
          <w:p w14:paraId="1E17952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9C0ADB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294</w:t>
            </w:r>
          </w:p>
        </w:tc>
        <w:tc>
          <w:tcPr>
            <w:tcW w:w="2737" w:type="dxa"/>
            <w:tcBorders>
              <w:top w:val="nil"/>
              <w:left w:val="nil"/>
              <w:bottom w:val="single" w:sz="8" w:space="0" w:color="auto"/>
              <w:right w:val="single" w:sz="8" w:space="0" w:color="auto"/>
            </w:tcBorders>
            <w:vAlign w:val="center"/>
            <w:hideMark/>
          </w:tcPr>
          <w:p w14:paraId="3FD5FF9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SHIRLEY JEROME JAIRAJ</w:t>
            </w:r>
          </w:p>
        </w:tc>
        <w:tc>
          <w:tcPr>
            <w:tcW w:w="1465" w:type="dxa"/>
            <w:tcBorders>
              <w:top w:val="nil"/>
              <w:left w:val="nil"/>
              <w:bottom w:val="single" w:sz="8" w:space="0" w:color="auto"/>
              <w:right w:val="single" w:sz="8" w:space="0" w:color="auto"/>
            </w:tcBorders>
            <w:vAlign w:val="center"/>
            <w:hideMark/>
          </w:tcPr>
          <w:p w14:paraId="0FBABB64"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Kate Jones</w:t>
            </w:r>
          </w:p>
        </w:tc>
        <w:tc>
          <w:tcPr>
            <w:tcW w:w="222" w:type="dxa"/>
            <w:vAlign w:val="center"/>
            <w:hideMark/>
          </w:tcPr>
          <w:p w14:paraId="09B3B104" w14:textId="77777777" w:rsidR="003F664A" w:rsidRPr="00630201" w:rsidRDefault="003F664A" w:rsidP="008E279B">
            <w:pPr>
              <w:rPr>
                <w:sz w:val="20"/>
                <w:szCs w:val="20"/>
              </w:rPr>
            </w:pPr>
          </w:p>
        </w:tc>
      </w:tr>
      <w:tr w:rsidR="003F664A" w:rsidRPr="00630201" w14:paraId="191A73D3"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3EA2D60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146</w:t>
            </w:r>
          </w:p>
        </w:tc>
        <w:tc>
          <w:tcPr>
            <w:tcW w:w="2531" w:type="dxa"/>
            <w:tcBorders>
              <w:top w:val="nil"/>
              <w:left w:val="nil"/>
              <w:bottom w:val="single" w:sz="4" w:space="0" w:color="auto"/>
              <w:right w:val="single" w:sz="4" w:space="0" w:color="auto"/>
            </w:tcBorders>
            <w:vAlign w:val="center"/>
            <w:hideMark/>
          </w:tcPr>
          <w:p w14:paraId="07FA66E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RADHIKA PAUL INSOL</w:t>
            </w:r>
          </w:p>
        </w:tc>
        <w:tc>
          <w:tcPr>
            <w:tcW w:w="1404" w:type="dxa"/>
            <w:tcBorders>
              <w:top w:val="nil"/>
              <w:left w:val="nil"/>
              <w:bottom w:val="single" w:sz="4" w:space="0" w:color="auto"/>
              <w:right w:val="single" w:sz="4" w:space="0" w:color="auto"/>
            </w:tcBorders>
            <w:vAlign w:val="center"/>
            <w:hideMark/>
          </w:tcPr>
          <w:p w14:paraId="2C4A458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85AC3FB"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D1D4FE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295</w:t>
            </w:r>
          </w:p>
        </w:tc>
        <w:tc>
          <w:tcPr>
            <w:tcW w:w="2737" w:type="dxa"/>
            <w:tcBorders>
              <w:top w:val="nil"/>
              <w:left w:val="nil"/>
              <w:bottom w:val="single" w:sz="8" w:space="0" w:color="auto"/>
              <w:right w:val="single" w:sz="8" w:space="0" w:color="auto"/>
            </w:tcBorders>
            <w:vAlign w:val="center"/>
            <w:hideMark/>
          </w:tcPr>
          <w:p w14:paraId="388EEA9F"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PRASHANT NAGESH BANNE</w:t>
            </w:r>
          </w:p>
        </w:tc>
        <w:tc>
          <w:tcPr>
            <w:tcW w:w="1465" w:type="dxa"/>
            <w:tcBorders>
              <w:top w:val="nil"/>
              <w:left w:val="nil"/>
              <w:bottom w:val="single" w:sz="8" w:space="0" w:color="auto"/>
              <w:right w:val="single" w:sz="8" w:space="0" w:color="auto"/>
            </w:tcBorders>
            <w:vAlign w:val="center"/>
            <w:hideMark/>
          </w:tcPr>
          <w:p w14:paraId="5DCB94DA"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661A46C9" w14:textId="77777777" w:rsidR="003F664A" w:rsidRPr="00630201" w:rsidRDefault="003F664A" w:rsidP="008E279B">
            <w:pPr>
              <w:rPr>
                <w:sz w:val="20"/>
                <w:szCs w:val="20"/>
              </w:rPr>
            </w:pPr>
          </w:p>
        </w:tc>
      </w:tr>
      <w:tr w:rsidR="003F664A" w:rsidRPr="00630201" w14:paraId="65126ABA"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26DA2139"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147</w:t>
            </w:r>
          </w:p>
        </w:tc>
        <w:tc>
          <w:tcPr>
            <w:tcW w:w="2531" w:type="dxa"/>
            <w:tcBorders>
              <w:top w:val="nil"/>
              <w:left w:val="nil"/>
              <w:bottom w:val="single" w:sz="4" w:space="0" w:color="auto"/>
              <w:right w:val="single" w:sz="4" w:space="0" w:color="auto"/>
            </w:tcBorders>
            <w:vAlign w:val="center"/>
            <w:hideMark/>
          </w:tcPr>
          <w:p w14:paraId="19394AB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ABHIJEET ASHOK NAGWADKAR</w:t>
            </w:r>
          </w:p>
        </w:tc>
        <w:tc>
          <w:tcPr>
            <w:tcW w:w="1404" w:type="dxa"/>
            <w:tcBorders>
              <w:top w:val="nil"/>
              <w:left w:val="nil"/>
              <w:bottom w:val="single" w:sz="4" w:space="0" w:color="auto"/>
              <w:right w:val="single" w:sz="4" w:space="0" w:color="auto"/>
            </w:tcBorders>
            <w:vAlign w:val="center"/>
            <w:hideMark/>
          </w:tcPr>
          <w:p w14:paraId="45F350F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2276572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0F9F57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296</w:t>
            </w:r>
          </w:p>
        </w:tc>
        <w:tc>
          <w:tcPr>
            <w:tcW w:w="2737" w:type="dxa"/>
            <w:tcBorders>
              <w:top w:val="nil"/>
              <w:left w:val="nil"/>
              <w:bottom w:val="single" w:sz="8" w:space="0" w:color="auto"/>
              <w:right w:val="single" w:sz="8" w:space="0" w:color="auto"/>
            </w:tcBorders>
            <w:vAlign w:val="center"/>
            <w:hideMark/>
          </w:tcPr>
          <w:p w14:paraId="004BAE75"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MANISH JAYANT GADRE</w:t>
            </w:r>
          </w:p>
        </w:tc>
        <w:tc>
          <w:tcPr>
            <w:tcW w:w="1465" w:type="dxa"/>
            <w:tcBorders>
              <w:top w:val="nil"/>
              <w:left w:val="nil"/>
              <w:bottom w:val="single" w:sz="8" w:space="0" w:color="auto"/>
              <w:right w:val="single" w:sz="8" w:space="0" w:color="auto"/>
            </w:tcBorders>
            <w:vAlign w:val="center"/>
            <w:hideMark/>
          </w:tcPr>
          <w:p w14:paraId="72705D2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5BB25FCF" w14:textId="77777777" w:rsidR="003F664A" w:rsidRPr="00630201" w:rsidRDefault="003F664A" w:rsidP="008E279B">
            <w:pPr>
              <w:rPr>
                <w:sz w:val="20"/>
                <w:szCs w:val="20"/>
              </w:rPr>
            </w:pPr>
          </w:p>
        </w:tc>
      </w:tr>
      <w:tr w:rsidR="003F664A" w:rsidRPr="00630201" w14:paraId="3075A214"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0E955C4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148</w:t>
            </w:r>
          </w:p>
        </w:tc>
        <w:tc>
          <w:tcPr>
            <w:tcW w:w="2531" w:type="dxa"/>
            <w:tcBorders>
              <w:top w:val="nil"/>
              <w:left w:val="nil"/>
              <w:bottom w:val="single" w:sz="4" w:space="0" w:color="auto"/>
              <w:right w:val="single" w:sz="4" w:space="0" w:color="auto"/>
            </w:tcBorders>
            <w:vAlign w:val="center"/>
            <w:hideMark/>
          </w:tcPr>
          <w:p w14:paraId="1302E40C"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CHINMAY WAGH</w:t>
            </w:r>
          </w:p>
        </w:tc>
        <w:tc>
          <w:tcPr>
            <w:tcW w:w="1404" w:type="dxa"/>
            <w:tcBorders>
              <w:top w:val="nil"/>
              <w:left w:val="nil"/>
              <w:bottom w:val="single" w:sz="4" w:space="0" w:color="auto"/>
              <w:right w:val="single" w:sz="4" w:space="0" w:color="auto"/>
            </w:tcBorders>
            <w:vAlign w:val="center"/>
            <w:hideMark/>
          </w:tcPr>
          <w:p w14:paraId="70F34D5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Thomas Edwards</w:t>
            </w:r>
          </w:p>
        </w:tc>
        <w:tc>
          <w:tcPr>
            <w:tcW w:w="916" w:type="dxa"/>
            <w:tcBorders>
              <w:top w:val="nil"/>
              <w:left w:val="nil"/>
              <w:bottom w:val="nil"/>
              <w:right w:val="nil"/>
            </w:tcBorders>
            <w:vAlign w:val="center"/>
            <w:hideMark/>
          </w:tcPr>
          <w:p w14:paraId="40E9F5AA"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A82617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297</w:t>
            </w:r>
          </w:p>
        </w:tc>
        <w:tc>
          <w:tcPr>
            <w:tcW w:w="2737" w:type="dxa"/>
            <w:tcBorders>
              <w:top w:val="nil"/>
              <w:left w:val="nil"/>
              <w:bottom w:val="single" w:sz="8" w:space="0" w:color="auto"/>
              <w:right w:val="single" w:sz="8" w:space="0" w:color="auto"/>
            </w:tcBorders>
            <w:vAlign w:val="center"/>
            <w:hideMark/>
          </w:tcPr>
          <w:p w14:paraId="26E2AD03"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MANGESH JITENDRA SONAWANI</w:t>
            </w:r>
          </w:p>
        </w:tc>
        <w:tc>
          <w:tcPr>
            <w:tcW w:w="1465" w:type="dxa"/>
            <w:tcBorders>
              <w:top w:val="nil"/>
              <w:left w:val="nil"/>
              <w:bottom w:val="single" w:sz="8" w:space="0" w:color="auto"/>
              <w:right w:val="single" w:sz="8" w:space="0" w:color="auto"/>
            </w:tcBorders>
            <w:vAlign w:val="center"/>
            <w:hideMark/>
          </w:tcPr>
          <w:p w14:paraId="6114133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5A314D77" w14:textId="77777777" w:rsidR="003F664A" w:rsidRPr="00630201" w:rsidRDefault="003F664A" w:rsidP="008E279B">
            <w:pPr>
              <w:rPr>
                <w:sz w:val="20"/>
                <w:szCs w:val="20"/>
              </w:rPr>
            </w:pPr>
          </w:p>
        </w:tc>
      </w:tr>
      <w:tr w:rsidR="003F664A" w:rsidRPr="00630201" w14:paraId="46F22F6F"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2BD7968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302</w:t>
            </w:r>
          </w:p>
        </w:tc>
        <w:tc>
          <w:tcPr>
            <w:tcW w:w="2531" w:type="dxa"/>
            <w:tcBorders>
              <w:top w:val="nil"/>
              <w:left w:val="nil"/>
              <w:bottom w:val="single" w:sz="4" w:space="0" w:color="auto"/>
              <w:right w:val="single" w:sz="4" w:space="0" w:color="auto"/>
            </w:tcBorders>
            <w:vAlign w:val="center"/>
            <w:hideMark/>
          </w:tcPr>
          <w:p w14:paraId="08B7B5C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SAD ZAKIR SAYYED</w:t>
            </w:r>
          </w:p>
        </w:tc>
        <w:tc>
          <w:tcPr>
            <w:tcW w:w="1404" w:type="dxa"/>
            <w:tcBorders>
              <w:top w:val="nil"/>
              <w:left w:val="nil"/>
              <w:bottom w:val="single" w:sz="4" w:space="0" w:color="auto"/>
              <w:right w:val="single" w:sz="4" w:space="0" w:color="auto"/>
            </w:tcBorders>
            <w:vAlign w:val="center"/>
            <w:hideMark/>
          </w:tcPr>
          <w:p w14:paraId="0AC483B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2FFE75E0"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FFCDD2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298</w:t>
            </w:r>
          </w:p>
        </w:tc>
        <w:tc>
          <w:tcPr>
            <w:tcW w:w="2737" w:type="dxa"/>
            <w:tcBorders>
              <w:top w:val="nil"/>
              <w:left w:val="nil"/>
              <w:bottom w:val="single" w:sz="8" w:space="0" w:color="auto"/>
              <w:right w:val="single" w:sz="8" w:space="0" w:color="auto"/>
            </w:tcBorders>
            <w:vAlign w:val="center"/>
            <w:hideMark/>
          </w:tcPr>
          <w:p w14:paraId="32BD05A6"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JOSH ROSEVEAR</w:t>
            </w:r>
          </w:p>
        </w:tc>
        <w:tc>
          <w:tcPr>
            <w:tcW w:w="1465" w:type="dxa"/>
            <w:tcBorders>
              <w:top w:val="nil"/>
              <w:left w:val="nil"/>
              <w:bottom w:val="single" w:sz="8" w:space="0" w:color="auto"/>
              <w:right w:val="single" w:sz="8" w:space="0" w:color="auto"/>
            </w:tcBorders>
            <w:vAlign w:val="center"/>
            <w:hideMark/>
          </w:tcPr>
          <w:p w14:paraId="188E7B0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2D12D7EB" w14:textId="77777777" w:rsidR="003F664A" w:rsidRPr="00630201" w:rsidRDefault="003F664A" w:rsidP="008E279B">
            <w:pPr>
              <w:rPr>
                <w:sz w:val="20"/>
                <w:szCs w:val="20"/>
              </w:rPr>
            </w:pPr>
          </w:p>
        </w:tc>
      </w:tr>
      <w:tr w:rsidR="003F664A" w:rsidRPr="00630201" w14:paraId="449D0239" w14:textId="77777777" w:rsidTr="008E279B">
        <w:trPr>
          <w:trHeight w:val="435"/>
        </w:trPr>
        <w:tc>
          <w:tcPr>
            <w:tcW w:w="552" w:type="dxa"/>
            <w:tcBorders>
              <w:top w:val="nil"/>
              <w:left w:val="single" w:sz="4" w:space="0" w:color="auto"/>
              <w:bottom w:val="single" w:sz="4" w:space="0" w:color="auto"/>
              <w:right w:val="single" w:sz="4" w:space="0" w:color="auto"/>
            </w:tcBorders>
            <w:vAlign w:val="center"/>
            <w:hideMark/>
          </w:tcPr>
          <w:p w14:paraId="54127FB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303</w:t>
            </w:r>
          </w:p>
        </w:tc>
        <w:tc>
          <w:tcPr>
            <w:tcW w:w="2531" w:type="dxa"/>
            <w:tcBorders>
              <w:top w:val="nil"/>
              <w:left w:val="nil"/>
              <w:bottom w:val="single" w:sz="4" w:space="0" w:color="auto"/>
              <w:right w:val="single" w:sz="4" w:space="0" w:color="auto"/>
            </w:tcBorders>
            <w:vAlign w:val="center"/>
            <w:hideMark/>
          </w:tcPr>
          <w:p w14:paraId="64BAEA9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xml:space="preserve"> BENJAMIN GUEST</w:t>
            </w:r>
          </w:p>
        </w:tc>
        <w:tc>
          <w:tcPr>
            <w:tcW w:w="1404" w:type="dxa"/>
            <w:tcBorders>
              <w:top w:val="nil"/>
              <w:left w:val="nil"/>
              <w:bottom w:val="single" w:sz="4" w:space="0" w:color="auto"/>
              <w:right w:val="single" w:sz="4" w:space="0" w:color="auto"/>
            </w:tcBorders>
            <w:vAlign w:val="center"/>
            <w:hideMark/>
          </w:tcPr>
          <w:p w14:paraId="71C5C15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A984DA6"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FE7C81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299</w:t>
            </w:r>
          </w:p>
        </w:tc>
        <w:tc>
          <w:tcPr>
            <w:tcW w:w="2737" w:type="dxa"/>
            <w:tcBorders>
              <w:top w:val="nil"/>
              <w:left w:val="nil"/>
              <w:bottom w:val="single" w:sz="8" w:space="0" w:color="auto"/>
              <w:right w:val="single" w:sz="8" w:space="0" w:color="auto"/>
            </w:tcBorders>
            <w:vAlign w:val="center"/>
            <w:hideMark/>
          </w:tcPr>
          <w:p w14:paraId="09F53FE8" w14:textId="77777777" w:rsidR="003F664A" w:rsidRPr="00630201" w:rsidRDefault="003F664A" w:rsidP="008E279B">
            <w:pPr>
              <w:rPr>
                <w:rFonts w:ascii="Verdana" w:hAnsi="Verdana" w:cs="Calibri"/>
                <w:color w:val="000000"/>
                <w:sz w:val="16"/>
                <w:szCs w:val="16"/>
              </w:rPr>
            </w:pPr>
            <w:r w:rsidRPr="00630201">
              <w:rPr>
                <w:rFonts w:ascii="Verdana" w:hAnsi="Verdana" w:cs="Calibri"/>
                <w:color w:val="000000"/>
                <w:sz w:val="16"/>
                <w:szCs w:val="16"/>
              </w:rPr>
              <w:t>MOHAMMAD YASIR NASIR ANSARI</w:t>
            </w:r>
          </w:p>
        </w:tc>
        <w:tc>
          <w:tcPr>
            <w:tcW w:w="1465" w:type="dxa"/>
            <w:tcBorders>
              <w:top w:val="nil"/>
              <w:left w:val="nil"/>
              <w:bottom w:val="single" w:sz="8" w:space="0" w:color="auto"/>
              <w:right w:val="single" w:sz="8" w:space="0" w:color="auto"/>
            </w:tcBorders>
            <w:vAlign w:val="center"/>
            <w:hideMark/>
          </w:tcPr>
          <w:p w14:paraId="20A15750"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689F5C18" w14:textId="77777777" w:rsidR="003F664A" w:rsidRPr="00630201" w:rsidRDefault="003F664A" w:rsidP="008E279B">
            <w:pPr>
              <w:rPr>
                <w:sz w:val="20"/>
                <w:szCs w:val="20"/>
              </w:rPr>
            </w:pPr>
          </w:p>
        </w:tc>
      </w:tr>
      <w:tr w:rsidR="003F664A" w:rsidRPr="00630201" w14:paraId="435666DE"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566B281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304</w:t>
            </w:r>
          </w:p>
        </w:tc>
        <w:tc>
          <w:tcPr>
            <w:tcW w:w="2531" w:type="dxa"/>
            <w:tcBorders>
              <w:top w:val="nil"/>
              <w:left w:val="nil"/>
              <w:bottom w:val="single" w:sz="4" w:space="0" w:color="auto"/>
              <w:right w:val="single" w:sz="4" w:space="0" w:color="auto"/>
            </w:tcBorders>
            <w:vAlign w:val="center"/>
            <w:hideMark/>
          </w:tcPr>
          <w:p w14:paraId="67ECC21B"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NATHAN JUSTICE</w:t>
            </w:r>
          </w:p>
        </w:tc>
        <w:tc>
          <w:tcPr>
            <w:tcW w:w="1404" w:type="dxa"/>
            <w:tcBorders>
              <w:top w:val="nil"/>
              <w:left w:val="nil"/>
              <w:bottom w:val="single" w:sz="4" w:space="0" w:color="auto"/>
              <w:right w:val="single" w:sz="4" w:space="0" w:color="auto"/>
            </w:tcBorders>
            <w:vAlign w:val="center"/>
            <w:hideMark/>
          </w:tcPr>
          <w:p w14:paraId="00DF6CE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661FE17"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485D6AD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300</w:t>
            </w:r>
          </w:p>
        </w:tc>
        <w:tc>
          <w:tcPr>
            <w:tcW w:w="2737" w:type="dxa"/>
            <w:tcBorders>
              <w:top w:val="nil"/>
              <w:left w:val="nil"/>
              <w:bottom w:val="single" w:sz="8" w:space="0" w:color="auto"/>
              <w:right w:val="single" w:sz="8" w:space="0" w:color="auto"/>
            </w:tcBorders>
            <w:vAlign w:val="center"/>
            <w:hideMark/>
          </w:tcPr>
          <w:p w14:paraId="42D9493C" w14:textId="77777777" w:rsidR="003F664A" w:rsidRPr="00630201" w:rsidRDefault="003F664A" w:rsidP="008E279B">
            <w:pPr>
              <w:rPr>
                <w:rFonts w:ascii="Verdana" w:hAnsi="Verdana" w:cs="Calibri"/>
                <w:color w:val="000000"/>
                <w:sz w:val="16"/>
                <w:szCs w:val="16"/>
              </w:rPr>
            </w:pPr>
            <w:r w:rsidRPr="00630201">
              <w:rPr>
                <w:rFonts w:ascii="Verdana" w:hAnsi="Verdana" w:cs="Calibri"/>
                <w:color w:val="000000"/>
                <w:sz w:val="16"/>
                <w:szCs w:val="16"/>
              </w:rPr>
              <w:t>ADNAN ASHFAK SHAIKH</w:t>
            </w:r>
          </w:p>
        </w:tc>
        <w:tc>
          <w:tcPr>
            <w:tcW w:w="1465" w:type="dxa"/>
            <w:tcBorders>
              <w:top w:val="nil"/>
              <w:left w:val="nil"/>
              <w:bottom w:val="single" w:sz="8" w:space="0" w:color="auto"/>
              <w:right w:val="single" w:sz="8" w:space="0" w:color="auto"/>
            </w:tcBorders>
            <w:vAlign w:val="center"/>
            <w:hideMark/>
          </w:tcPr>
          <w:p w14:paraId="24DB53B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r>
              <w:rPr>
                <w:rFonts w:ascii="Bahnschrift SemiLight SemiConde" w:hAnsi="Bahnschrift SemiLight SemiConde" w:cs="Calibri"/>
                <w:color w:val="000000"/>
                <w:sz w:val="20"/>
                <w:szCs w:val="20"/>
              </w:rPr>
              <w:t>Kevin Morgan</w:t>
            </w:r>
          </w:p>
        </w:tc>
        <w:tc>
          <w:tcPr>
            <w:tcW w:w="222" w:type="dxa"/>
            <w:vAlign w:val="center"/>
            <w:hideMark/>
          </w:tcPr>
          <w:p w14:paraId="0D279A48" w14:textId="77777777" w:rsidR="003F664A" w:rsidRPr="00630201" w:rsidRDefault="003F664A" w:rsidP="008E279B">
            <w:pPr>
              <w:rPr>
                <w:sz w:val="20"/>
                <w:szCs w:val="20"/>
              </w:rPr>
            </w:pPr>
          </w:p>
        </w:tc>
      </w:tr>
      <w:tr w:rsidR="003F664A" w:rsidRPr="00630201" w14:paraId="159C9329"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64B51AA7"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305</w:t>
            </w:r>
          </w:p>
        </w:tc>
        <w:tc>
          <w:tcPr>
            <w:tcW w:w="2531" w:type="dxa"/>
            <w:tcBorders>
              <w:top w:val="nil"/>
              <w:left w:val="nil"/>
              <w:bottom w:val="single" w:sz="4" w:space="0" w:color="auto"/>
              <w:right w:val="single" w:sz="4" w:space="0" w:color="auto"/>
            </w:tcBorders>
            <w:vAlign w:val="center"/>
            <w:hideMark/>
          </w:tcPr>
          <w:p w14:paraId="12CC67DD"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HANNAH SANDERS</w:t>
            </w:r>
          </w:p>
        </w:tc>
        <w:tc>
          <w:tcPr>
            <w:tcW w:w="1404" w:type="dxa"/>
            <w:tcBorders>
              <w:top w:val="nil"/>
              <w:left w:val="nil"/>
              <w:bottom w:val="single" w:sz="4" w:space="0" w:color="auto"/>
              <w:right w:val="single" w:sz="4" w:space="0" w:color="auto"/>
            </w:tcBorders>
            <w:vAlign w:val="center"/>
            <w:hideMark/>
          </w:tcPr>
          <w:p w14:paraId="46B9520A"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E8D31C8"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9BBB1EE"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301</w:t>
            </w:r>
          </w:p>
        </w:tc>
        <w:tc>
          <w:tcPr>
            <w:tcW w:w="2737" w:type="dxa"/>
            <w:tcBorders>
              <w:top w:val="nil"/>
              <w:left w:val="nil"/>
              <w:bottom w:val="single" w:sz="8" w:space="0" w:color="auto"/>
              <w:right w:val="single" w:sz="8" w:space="0" w:color="auto"/>
            </w:tcBorders>
            <w:vAlign w:val="center"/>
            <w:hideMark/>
          </w:tcPr>
          <w:p w14:paraId="50A5BCFE" w14:textId="77777777" w:rsidR="003F664A" w:rsidRPr="00630201" w:rsidRDefault="003F664A" w:rsidP="008E279B">
            <w:pPr>
              <w:rPr>
                <w:rFonts w:ascii="Verdana" w:hAnsi="Verdana" w:cs="Calibri"/>
                <w:color w:val="000000"/>
                <w:sz w:val="16"/>
                <w:szCs w:val="16"/>
              </w:rPr>
            </w:pPr>
            <w:r w:rsidRPr="00630201">
              <w:rPr>
                <w:rFonts w:ascii="Verdana" w:hAnsi="Verdana" w:cs="Calibri"/>
                <w:color w:val="000000"/>
                <w:sz w:val="16"/>
                <w:szCs w:val="16"/>
              </w:rPr>
              <w:t>SHANKAR PANDURANG JADHAV</w:t>
            </w:r>
          </w:p>
        </w:tc>
        <w:tc>
          <w:tcPr>
            <w:tcW w:w="1465" w:type="dxa"/>
            <w:tcBorders>
              <w:top w:val="nil"/>
              <w:left w:val="nil"/>
              <w:bottom w:val="single" w:sz="8" w:space="0" w:color="auto"/>
              <w:right w:val="single" w:sz="8" w:space="0" w:color="auto"/>
            </w:tcBorders>
            <w:vAlign w:val="center"/>
            <w:hideMark/>
          </w:tcPr>
          <w:p w14:paraId="01504BB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0074A2F7" w14:textId="77777777" w:rsidR="003F664A" w:rsidRPr="00630201" w:rsidRDefault="003F664A" w:rsidP="008E279B">
            <w:pPr>
              <w:rPr>
                <w:sz w:val="20"/>
                <w:szCs w:val="20"/>
              </w:rPr>
            </w:pPr>
          </w:p>
        </w:tc>
      </w:tr>
      <w:tr w:rsidR="003F664A" w:rsidRPr="00630201" w14:paraId="4CA346D9"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32C6381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306</w:t>
            </w:r>
          </w:p>
        </w:tc>
        <w:tc>
          <w:tcPr>
            <w:tcW w:w="2531" w:type="dxa"/>
            <w:tcBorders>
              <w:top w:val="nil"/>
              <w:left w:val="nil"/>
              <w:bottom w:val="single" w:sz="4" w:space="0" w:color="auto"/>
              <w:right w:val="single" w:sz="4" w:space="0" w:color="auto"/>
            </w:tcBorders>
            <w:vAlign w:val="center"/>
            <w:hideMark/>
          </w:tcPr>
          <w:p w14:paraId="796196C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JAMIE LONG</w:t>
            </w:r>
          </w:p>
        </w:tc>
        <w:tc>
          <w:tcPr>
            <w:tcW w:w="1404" w:type="dxa"/>
            <w:tcBorders>
              <w:top w:val="nil"/>
              <w:left w:val="nil"/>
              <w:bottom w:val="single" w:sz="4" w:space="0" w:color="auto"/>
              <w:right w:val="single" w:sz="4" w:space="0" w:color="auto"/>
            </w:tcBorders>
            <w:vAlign w:val="center"/>
            <w:hideMark/>
          </w:tcPr>
          <w:p w14:paraId="2FE2A4D4"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24DA285E"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04B5F5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307</w:t>
            </w:r>
          </w:p>
        </w:tc>
        <w:tc>
          <w:tcPr>
            <w:tcW w:w="2737" w:type="dxa"/>
            <w:tcBorders>
              <w:top w:val="nil"/>
              <w:left w:val="nil"/>
              <w:bottom w:val="single" w:sz="8" w:space="0" w:color="auto"/>
              <w:right w:val="single" w:sz="8" w:space="0" w:color="auto"/>
            </w:tcBorders>
            <w:vAlign w:val="center"/>
            <w:hideMark/>
          </w:tcPr>
          <w:p w14:paraId="46954121" w14:textId="77777777" w:rsidR="003F664A" w:rsidRPr="00630201" w:rsidRDefault="003F664A" w:rsidP="008E279B">
            <w:pPr>
              <w:rPr>
                <w:rFonts w:ascii="Verdana" w:hAnsi="Verdana" w:cs="Calibri"/>
                <w:color w:val="000000"/>
                <w:sz w:val="16"/>
                <w:szCs w:val="16"/>
              </w:rPr>
            </w:pPr>
            <w:r w:rsidRPr="00630201">
              <w:rPr>
                <w:rFonts w:ascii="Verdana" w:hAnsi="Verdana" w:cs="Calibri"/>
                <w:color w:val="000000"/>
                <w:sz w:val="16"/>
                <w:szCs w:val="16"/>
              </w:rPr>
              <w:t>JESSICA SCOTT</w:t>
            </w:r>
          </w:p>
        </w:tc>
        <w:tc>
          <w:tcPr>
            <w:tcW w:w="1465" w:type="dxa"/>
            <w:tcBorders>
              <w:top w:val="nil"/>
              <w:left w:val="nil"/>
              <w:bottom w:val="single" w:sz="8" w:space="0" w:color="auto"/>
              <w:right w:val="single" w:sz="8" w:space="0" w:color="auto"/>
            </w:tcBorders>
            <w:vAlign w:val="center"/>
            <w:hideMark/>
          </w:tcPr>
          <w:p w14:paraId="66F0757D"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31D828D5" w14:textId="77777777" w:rsidR="003F664A" w:rsidRPr="00630201" w:rsidRDefault="003F664A" w:rsidP="008E279B">
            <w:pPr>
              <w:rPr>
                <w:sz w:val="20"/>
                <w:szCs w:val="20"/>
              </w:rPr>
            </w:pPr>
          </w:p>
        </w:tc>
      </w:tr>
      <w:tr w:rsidR="003F664A" w:rsidRPr="00630201" w14:paraId="5B21649C"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2EE1DA0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308</w:t>
            </w:r>
          </w:p>
        </w:tc>
        <w:tc>
          <w:tcPr>
            <w:tcW w:w="2531" w:type="dxa"/>
            <w:tcBorders>
              <w:top w:val="nil"/>
              <w:left w:val="nil"/>
              <w:bottom w:val="single" w:sz="4" w:space="0" w:color="auto"/>
              <w:right w:val="single" w:sz="4" w:space="0" w:color="auto"/>
            </w:tcBorders>
            <w:vAlign w:val="center"/>
            <w:hideMark/>
          </w:tcPr>
          <w:p w14:paraId="29755D23"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TIFFANY SKAIFE</w:t>
            </w:r>
          </w:p>
        </w:tc>
        <w:tc>
          <w:tcPr>
            <w:tcW w:w="1404" w:type="dxa"/>
            <w:tcBorders>
              <w:top w:val="nil"/>
              <w:left w:val="nil"/>
              <w:bottom w:val="single" w:sz="4" w:space="0" w:color="auto"/>
              <w:right w:val="single" w:sz="4" w:space="0" w:color="auto"/>
            </w:tcBorders>
            <w:vAlign w:val="center"/>
            <w:hideMark/>
          </w:tcPr>
          <w:p w14:paraId="1682DC7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35505F0E"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675B5ACD"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309</w:t>
            </w:r>
          </w:p>
        </w:tc>
        <w:tc>
          <w:tcPr>
            <w:tcW w:w="2737" w:type="dxa"/>
            <w:tcBorders>
              <w:top w:val="nil"/>
              <w:left w:val="nil"/>
              <w:bottom w:val="single" w:sz="8" w:space="0" w:color="auto"/>
              <w:right w:val="single" w:sz="8" w:space="0" w:color="auto"/>
            </w:tcBorders>
            <w:vAlign w:val="center"/>
            <w:hideMark/>
          </w:tcPr>
          <w:p w14:paraId="36B74596" w14:textId="77777777" w:rsidR="003F664A" w:rsidRPr="00630201" w:rsidRDefault="003F664A" w:rsidP="008E279B">
            <w:pPr>
              <w:rPr>
                <w:rFonts w:ascii="Verdana" w:hAnsi="Verdana" w:cs="Calibri"/>
                <w:color w:val="000000"/>
                <w:sz w:val="16"/>
                <w:szCs w:val="16"/>
              </w:rPr>
            </w:pPr>
            <w:r w:rsidRPr="00630201">
              <w:rPr>
                <w:rFonts w:ascii="Verdana" w:hAnsi="Verdana" w:cs="Calibri"/>
                <w:color w:val="000000"/>
                <w:sz w:val="16"/>
                <w:szCs w:val="16"/>
              </w:rPr>
              <w:t>WENDY HALES</w:t>
            </w:r>
          </w:p>
        </w:tc>
        <w:tc>
          <w:tcPr>
            <w:tcW w:w="1465" w:type="dxa"/>
            <w:tcBorders>
              <w:top w:val="nil"/>
              <w:left w:val="nil"/>
              <w:bottom w:val="single" w:sz="8" w:space="0" w:color="auto"/>
              <w:right w:val="single" w:sz="8" w:space="0" w:color="auto"/>
            </w:tcBorders>
            <w:vAlign w:val="center"/>
            <w:hideMark/>
          </w:tcPr>
          <w:p w14:paraId="2FF5608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738547D3" w14:textId="77777777" w:rsidR="003F664A" w:rsidRPr="00630201" w:rsidRDefault="003F664A" w:rsidP="008E279B">
            <w:pPr>
              <w:rPr>
                <w:sz w:val="20"/>
                <w:szCs w:val="20"/>
              </w:rPr>
            </w:pPr>
          </w:p>
        </w:tc>
      </w:tr>
      <w:tr w:rsidR="003F664A" w:rsidRPr="00630201" w14:paraId="02350922"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2B1D915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310</w:t>
            </w:r>
          </w:p>
        </w:tc>
        <w:tc>
          <w:tcPr>
            <w:tcW w:w="2531" w:type="dxa"/>
            <w:tcBorders>
              <w:top w:val="nil"/>
              <w:left w:val="nil"/>
              <w:bottom w:val="single" w:sz="4" w:space="0" w:color="auto"/>
              <w:right w:val="single" w:sz="4" w:space="0" w:color="auto"/>
            </w:tcBorders>
            <w:vAlign w:val="center"/>
            <w:hideMark/>
          </w:tcPr>
          <w:p w14:paraId="285E445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ELVA LEZA-WATSON</w:t>
            </w:r>
          </w:p>
        </w:tc>
        <w:tc>
          <w:tcPr>
            <w:tcW w:w="1404" w:type="dxa"/>
            <w:tcBorders>
              <w:top w:val="nil"/>
              <w:left w:val="nil"/>
              <w:bottom w:val="single" w:sz="4" w:space="0" w:color="auto"/>
              <w:right w:val="single" w:sz="4" w:space="0" w:color="auto"/>
            </w:tcBorders>
            <w:vAlign w:val="center"/>
            <w:hideMark/>
          </w:tcPr>
          <w:p w14:paraId="4370E093"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5C6443DD"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0D8C54A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311</w:t>
            </w:r>
          </w:p>
        </w:tc>
        <w:tc>
          <w:tcPr>
            <w:tcW w:w="2737" w:type="dxa"/>
            <w:tcBorders>
              <w:top w:val="nil"/>
              <w:left w:val="nil"/>
              <w:bottom w:val="single" w:sz="8" w:space="0" w:color="auto"/>
              <w:right w:val="single" w:sz="8" w:space="0" w:color="auto"/>
            </w:tcBorders>
            <w:vAlign w:val="center"/>
            <w:hideMark/>
          </w:tcPr>
          <w:p w14:paraId="5B9906BA" w14:textId="77777777" w:rsidR="003F664A" w:rsidRPr="00630201" w:rsidRDefault="003F664A" w:rsidP="008E279B">
            <w:pPr>
              <w:rPr>
                <w:rFonts w:ascii="Verdana" w:hAnsi="Verdana" w:cs="Calibri"/>
                <w:color w:val="000000"/>
                <w:sz w:val="16"/>
                <w:szCs w:val="16"/>
              </w:rPr>
            </w:pPr>
            <w:r w:rsidRPr="00630201">
              <w:rPr>
                <w:rFonts w:ascii="Verdana" w:hAnsi="Verdana" w:cs="Calibri"/>
                <w:color w:val="000000"/>
                <w:sz w:val="16"/>
                <w:szCs w:val="16"/>
              </w:rPr>
              <w:t>LEE PHELPS</w:t>
            </w:r>
          </w:p>
        </w:tc>
        <w:tc>
          <w:tcPr>
            <w:tcW w:w="1465" w:type="dxa"/>
            <w:tcBorders>
              <w:top w:val="nil"/>
              <w:left w:val="nil"/>
              <w:bottom w:val="single" w:sz="8" w:space="0" w:color="auto"/>
              <w:right w:val="single" w:sz="8" w:space="0" w:color="auto"/>
            </w:tcBorders>
            <w:vAlign w:val="center"/>
            <w:hideMark/>
          </w:tcPr>
          <w:p w14:paraId="18A3E8E9"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632AF63A" w14:textId="77777777" w:rsidR="003F664A" w:rsidRPr="00630201" w:rsidRDefault="003F664A" w:rsidP="008E279B">
            <w:pPr>
              <w:rPr>
                <w:sz w:val="20"/>
                <w:szCs w:val="20"/>
              </w:rPr>
            </w:pPr>
          </w:p>
        </w:tc>
      </w:tr>
      <w:tr w:rsidR="003F664A" w:rsidRPr="00630201" w14:paraId="13154A4B"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47AC0CB5"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312</w:t>
            </w:r>
          </w:p>
        </w:tc>
        <w:tc>
          <w:tcPr>
            <w:tcW w:w="2531" w:type="dxa"/>
            <w:tcBorders>
              <w:top w:val="nil"/>
              <w:left w:val="nil"/>
              <w:bottom w:val="single" w:sz="4" w:space="0" w:color="auto"/>
              <w:right w:val="single" w:sz="4" w:space="0" w:color="auto"/>
            </w:tcBorders>
            <w:vAlign w:val="center"/>
            <w:hideMark/>
          </w:tcPr>
          <w:p w14:paraId="2E704DC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UZMA KHAN</w:t>
            </w:r>
          </w:p>
        </w:tc>
        <w:tc>
          <w:tcPr>
            <w:tcW w:w="1404" w:type="dxa"/>
            <w:tcBorders>
              <w:top w:val="nil"/>
              <w:left w:val="nil"/>
              <w:bottom w:val="single" w:sz="4" w:space="0" w:color="auto"/>
              <w:right w:val="single" w:sz="4" w:space="0" w:color="auto"/>
            </w:tcBorders>
            <w:vAlign w:val="center"/>
            <w:hideMark/>
          </w:tcPr>
          <w:p w14:paraId="25659E58"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46786CE3"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14F60EE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313</w:t>
            </w:r>
          </w:p>
        </w:tc>
        <w:tc>
          <w:tcPr>
            <w:tcW w:w="2737" w:type="dxa"/>
            <w:tcBorders>
              <w:top w:val="nil"/>
              <w:left w:val="nil"/>
              <w:bottom w:val="single" w:sz="8" w:space="0" w:color="auto"/>
              <w:right w:val="single" w:sz="8" w:space="0" w:color="auto"/>
            </w:tcBorders>
            <w:vAlign w:val="center"/>
            <w:hideMark/>
          </w:tcPr>
          <w:p w14:paraId="3EA707AA" w14:textId="77777777" w:rsidR="003F664A" w:rsidRPr="00630201" w:rsidRDefault="003F664A" w:rsidP="008E279B">
            <w:pPr>
              <w:rPr>
                <w:rFonts w:ascii="Verdana" w:hAnsi="Verdana" w:cs="Calibri"/>
                <w:color w:val="000000"/>
                <w:sz w:val="16"/>
                <w:szCs w:val="16"/>
              </w:rPr>
            </w:pPr>
            <w:r w:rsidRPr="00630201">
              <w:rPr>
                <w:rFonts w:ascii="Verdana" w:hAnsi="Verdana" w:cs="Calibri"/>
                <w:color w:val="000000"/>
                <w:sz w:val="16"/>
                <w:szCs w:val="16"/>
              </w:rPr>
              <w:t>AFREEN SHAIKH</w:t>
            </w:r>
          </w:p>
        </w:tc>
        <w:tc>
          <w:tcPr>
            <w:tcW w:w="1465" w:type="dxa"/>
            <w:tcBorders>
              <w:top w:val="nil"/>
              <w:left w:val="nil"/>
              <w:bottom w:val="single" w:sz="8" w:space="0" w:color="auto"/>
              <w:right w:val="single" w:sz="8" w:space="0" w:color="auto"/>
            </w:tcBorders>
            <w:vAlign w:val="center"/>
            <w:hideMark/>
          </w:tcPr>
          <w:p w14:paraId="28DDEABD"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6483104D" w14:textId="77777777" w:rsidR="003F664A" w:rsidRPr="00630201" w:rsidRDefault="003F664A" w:rsidP="008E279B">
            <w:pPr>
              <w:rPr>
                <w:sz w:val="20"/>
                <w:szCs w:val="20"/>
              </w:rPr>
            </w:pPr>
          </w:p>
        </w:tc>
      </w:tr>
      <w:tr w:rsidR="003F664A" w:rsidRPr="00630201" w14:paraId="700629C0"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32CFDD70"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314</w:t>
            </w:r>
          </w:p>
        </w:tc>
        <w:tc>
          <w:tcPr>
            <w:tcW w:w="2531" w:type="dxa"/>
            <w:tcBorders>
              <w:top w:val="nil"/>
              <w:left w:val="nil"/>
              <w:bottom w:val="single" w:sz="4" w:space="0" w:color="auto"/>
              <w:right w:val="single" w:sz="4" w:space="0" w:color="auto"/>
            </w:tcBorders>
            <w:vAlign w:val="center"/>
            <w:hideMark/>
          </w:tcPr>
          <w:p w14:paraId="6B6EE262"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SOUMAJIT KUMAR DEY</w:t>
            </w:r>
          </w:p>
        </w:tc>
        <w:tc>
          <w:tcPr>
            <w:tcW w:w="1404" w:type="dxa"/>
            <w:tcBorders>
              <w:top w:val="nil"/>
              <w:left w:val="nil"/>
              <w:bottom w:val="single" w:sz="4" w:space="0" w:color="auto"/>
              <w:right w:val="single" w:sz="4" w:space="0" w:color="auto"/>
            </w:tcBorders>
            <w:vAlign w:val="center"/>
            <w:hideMark/>
          </w:tcPr>
          <w:p w14:paraId="17EFBB7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62F8AE35"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7940147F"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315</w:t>
            </w:r>
          </w:p>
        </w:tc>
        <w:tc>
          <w:tcPr>
            <w:tcW w:w="2737" w:type="dxa"/>
            <w:tcBorders>
              <w:top w:val="nil"/>
              <w:left w:val="nil"/>
              <w:bottom w:val="single" w:sz="8" w:space="0" w:color="auto"/>
              <w:right w:val="single" w:sz="8" w:space="0" w:color="auto"/>
            </w:tcBorders>
            <w:vAlign w:val="center"/>
            <w:hideMark/>
          </w:tcPr>
          <w:p w14:paraId="2A5F45E6" w14:textId="77777777" w:rsidR="003F664A" w:rsidRPr="00630201" w:rsidRDefault="003F664A" w:rsidP="008E279B">
            <w:pPr>
              <w:rPr>
                <w:rFonts w:ascii="Verdana" w:hAnsi="Verdana" w:cs="Calibri"/>
                <w:color w:val="000000"/>
                <w:sz w:val="16"/>
                <w:szCs w:val="16"/>
              </w:rPr>
            </w:pPr>
            <w:r w:rsidRPr="00630201">
              <w:rPr>
                <w:rFonts w:ascii="Verdana" w:hAnsi="Verdana" w:cs="Calibri"/>
                <w:color w:val="000000"/>
                <w:sz w:val="16"/>
                <w:szCs w:val="16"/>
              </w:rPr>
              <w:t>AKASH PRADEEP ZADE</w:t>
            </w:r>
          </w:p>
        </w:tc>
        <w:tc>
          <w:tcPr>
            <w:tcW w:w="1465" w:type="dxa"/>
            <w:tcBorders>
              <w:top w:val="nil"/>
              <w:left w:val="nil"/>
              <w:bottom w:val="single" w:sz="8" w:space="0" w:color="auto"/>
              <w:right w:val="single" w:sz="8" w:space="0" w:color="auto"/>
            </w:tcBorders>
            <w:vAlign w:val="center"/>
            <w:hideMark/>
          </w:tcPr>
          <w:p w14:paraId="2409427A" w14:textId="77777777" w:rsidR="003F664A" w:rsidRPr="004840E1" w:rsidRDefault="003F664A" w:rsidP="008E279B">
            <w:pPr>
              <w:rPr>
                <w:rFonts w:ascii="Verdana" w:hAnsi="Verdana" w:cs="Calibri"/>
                <w:color w:val="000000"/>
                <w:sz w:val="16"/>
                <w:szCs w:val="16"/>
              </w:rPr>
            </w:pPr>
            <w:r w:rsidRPr="004840E1">
              <w:rPr>
                <w:rFonts w:ascii="Verdana" w:hAnsi="Verdana" w:cs="Calibri"/>
                <w:color w:val="000000"/>
                <w:sz w:val="16"/>
                <w:szCs w:val="16"/>
              </w:rPr>
              <w:t>Jeffery</w:t>
            </w:r>
            <w:r>
              <w:rPr>
                <w:rFonts w:ascii="Verdana" w:hAnsi="Verdana" w:cs="Calibri"/>
                <w:color w:val="000000"/>
                <w:sz w:val="16"/>
                <w:szCs w:val="16"/>
              </w:rPr>
              <w:t xml:space="preserve"> </w:t>
            </w:r>
            <w:r w:rsidRPr="004840E1">
              <w:rPr>
                <w:rFonts w:ascii="Verdana" w:hAnsi="Verdana" w:cs="Calibri"/>
                <w:color w:val="000000"/>
                <w:sz w:val="16"/>
                <w:szCs w:val="16"/>
              </w:rPr>
              <w:t>Stevens </w:t>
            </w:r>
          </w:p>
        </w:tc>
        <w:tc>
          <w:tcPr>
            <w:tcW w:w="222" w:type="dxa"/>
            <w:vAlign w:val="center"/>
            <w:hideMark/>
          </w:tcPr>
          <w:p w14:paraId="12480576" w14:textId="77777777" w:rsidR="003F664A" w:rsidRPr="00630201" w:rsidRDefault="003F664A" w:rsidP="008E279B">
            <w:pPr>
              <w:rPr>
                <w:sz w:val="20"/>
                <w:szCs w:val="20"/>
              </w:rPr>
            </w:pPr>
          </w:p>
        </w:tc>
      </w:tr>
      <w:tr w:rsidR="003F664A" w:rsidRPr="00630201" w14:paraId="06A88362" w14:textId="77777777" w:rsidTr="008E279B">
        <w:trPr>
          <w:trHeight w:val="315"/>
        </w:trPr>
        <w:tc>
          <w:tcPr>
            <w:tcW w:w="552" w:type="dxa"/>
            <w:tcBorders>
              <w:top w:val="nil"/>
              <w:left w:val="single" w:sz="4" w:space="0" w:color="auto"/>
              <w:bottom w:val="single" w:sz="4" w:space="0" w:color="auto"/>
              <w:right w:val="single" w:sz="4" w:space="0" w:color="auto"/>
            </w:tcBorders>
            <w:vAlign w:val="center"/>
            <w:hideMark/>
          </w:tcPr>
          <w:p w14:paraId="377C9932"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316</w:t>
            </w:r>
          </w:p>
        </w:tc>
        <w:tc>
          <w:tcPr>
            <w:tcW w:w="2531" w:type="dxa"/>
            <w:tcBorders>
              <w:top w:val="nil"/>
              <w:left w:val="nil"/>
              <w:bottom w:val="single" w:sz="4" w:space="0" w:color="auto"/>
              <w:right w:val="single" w:sz="4" w:space="0" w:color="auto"/>
            </w:tcBorders>
            <w:vAlign w:val="center"/>
            <w:hideMark/>
          </w:tcPr>
          <w:p w14:paraId="420DE31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SAMEEKSHA GUPTA</w:t>
            </w:r>
          </w:p>
        </w:tc>
        <w:tc>
          <w:tcPr>
            <w:tcW w:w="1404" w:type="dxa"/>
            <w:tcBorders>
              <w:top w:val="nil"/>
              <w:left w:val="nil"/>
              <w:bottom w:val="single" w:sz="4" w:space="0" w:color="auto"/>
              <w:right w:val="single" w:sz="4" w:space="0" w:color="auto"/>
            </w:tcBorders>
            <w:vAlign w:val="center"/>
            <w:hideMark/>
          </w:tcPr>
          <w:p w14:paraId="29CEA21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772DC617"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nil"/>
              <w:left w:val="single" w:sz="8" w:space="0" w:color="auto"/>
              <w:bottom w:val="single" w:sz="8" w:space="0" w:color="auto"/>
              <w:right w:val="single" w:sz="8" w:space="0" w:color="auto"/>
            </w:tcBorders>
            <w:vAlign w:val="center"/>
            <w:hideMark/>
          </w:tcPr>
          <w:p w14:paraId="321549DB"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317</w:t>
            </w:r>
          </w:p>
        </w:tc>
        <w:tc>
          <w:tcPr>
            <w:tcW w:w="2737" w:type="dxa"/>
            <w:tcBorders>
              <w:top w:val="nil"/>
              <w:left w:val="nil"/>
              <w:bottom w:val="single" w:sz="8" w:space="0" w:color="auto"/>
              <w:right w:val="single" w:sz="8" w:space="0" w:color="auto"/>
            </w:tcBorders>
            <w:vAlign w:val="center"/>
            <w:hideMark/>
          </w:tcPr>
          <w:p w14:paraId="75BF26CE" w14:textId="77777777" w:rsidR="003F664A" w:rsidRPr="00630201" w:rsidRDefault="003F664A" w:rsidP="008E279B">
            <w:pPr>
              <w:rPr>
                <w:rFonts w:ascii="Verdana" w:hAnsi="Verdana" w:cs="Calibri"/>
                <w:color w:val="000000"/>
                <w:sz w:val="16"/>
                <w:szCs w:val="16"/>
              </w:rPr>
            </w:pPr>
            <w:r w:rsidRPr="00630201">
              <w:rPr>
                <w:rFonts w:ascii="Verdana" w:hAnsi="Verdana" w:cs="Calibri"/>
                <w:color w:val="000000"/>
                <w:sz w:val="16"/>
                <w:szCs w:val="16"/>
              </w:rPr>
              <w:t>AJINKYA ARVIND KAMBLE</w:t>
            </w:r>
          </w:p>
        </w:tc>
        <w:tc>
          <w:tcPr>
            <w:tcW w:w="1465" w:type="dxa"/>
            <w:tcBorders>
              <w:top w:val="nil"/>
              <w:left w:val="nil"/>
              <w:bottom w:val="single" w:sz="8" w:space="0" w:color="auto"/>
              <w:right w:val="single" w:sz="8" w:space="0" w:color="auto"/>
            </w:tcBorders>
            <w:vAlign w:val="center"/>
            <w:hideMark/>
          </w:tcPr>
          <w:p w14:paraId="41409B48" w14:textId="77777777" w:rsidR="003F664A" w:rsidRPr="00630201" w:rsidRDefault="003F664A" w:rsidP="008E279B">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14:paraId="6691E91A" w14:textId="77777777" w:rsidR="003F664A" w:rsidRPr="00630201" w:rsidRDefault="003F664A" w:rsidP="008E279B">
            <w:pPr>
              <w:rPr>
                <w:sz w:val="20"/>
                <w:szCs w:val="20"/>
              </w:rPr>
            </w:pPr>
          </w:p>
        </w:tc>
      </w:tr>
      <w:tr w:rsidR="003F664A" w:rsidRPr="00630201" w14:paraId="5F5AAC39" w14:textId="77777777" w:rsidTr="008E279B">
        <w:trPr>
          <w:trHeight w:val="300"/>
        </w:trPr>
        <w:tc>
          <w:tcPr>
            <w:tcW w:w="552" w:type="dxa"/>
            <w:tcBorders>
              <w:top w:val="nil"/>
              <w:left w:val="single" w:sz="4" w:space="0" w:color="auto"/>
              <w:bottom w:val="single" w:sz="4" w:space="0" w:color="auto"/>
              <w:right w:val="single" w:sz="4" w:space="0" w:color="auto"/>
            </w:tcBorders>
            <w:vAlign w:val="center"/>
            <w:hideMark/>
          </w:tcPr>
          <w:p w14:paraId="09C50086"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318</w:t>
            </w:r>
          </w:p>
        </w:tc>
        <w:tc>
          <w:tcPr>
            <w:tcW w:w="2531" w:type="dxa"/>
            <w:tcBorders>
              <w:top w:val="nil"/>
              <w:left w:val="nil"/>
              <w:bottom w:val="single" w:sz="4" w:space="0" w:color="auto"/>
              <w:right w:val="single" w:sz="4" w:space="0" w:color="auto"/>
            </w:tcBorders>
            <w:vAlign w:val="center"/>
            <w:hideMark/>
          </w:tcPr>
          <w:p w14:paraId="65B1D7D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HEMANT ASHOK SINGH</w:t>
            </w:r>
          </w:p>
        </w:tc>
        <w:tc>
          <w:tcPr>
            <w:tcW w:w="1404" w:type="dxa"/>
            <w:tcBorders>
              <w:top w:val="nil"/>
              <w:left w:val="nil"/>
              <w:bottom w:val="single" w:sz="4" w:space="0" w:color="auto"/>
              <w:right w:val="single" w:sz="4" w:space="0" w:color="auto"/>
            </w:tcBorders>
            <w:vAlign w:val="center"/>
            <w:hideMark/>
          </w:tcPr>
          <w:p w14:paraId="72B13D2C" w14:textId="77777777" w:rsidR="003F664A" w:rsidRPr="00630201" w:rsidRDefault="003F664A" w:rsidP="008E279B">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14:paraId="1484AF6F" w14:textId="77777777" w:rsidR="003F664A" w:rsidRPr="00630201" w:rsidRDefault="003F664A" w:rsidP="008E279B">
            <w:pPr>
              <w:jc w:val="center"/>
              <w:rPr>
                <w:rFonts w:ascii="Bahnschrift SemiLight SemiConde" w:hAnsi="Bahnschrift SemiLight SemiConde" w:cs="Calibri"/>
                <w:color w:val="000000"/>
                <w:sz w:val="20"/>
                <w:szCs w:val="20"/>
              </w:rPr>
            </w:pPr>
          </w:p>
        </w:tc>
        <w:tc>
          <w:tcPr>
            <w:tcW w:w="581" w:type="dxa"/>
            <w:tcBorders>
              <w:top w:val="single" w:sz="4" w:space="0" w:color="auto"/>
              <w:left w:val="single" w:sz="4" w:space="0" w:color="auto"/>
              <w:bottom w:val="single" w:sz="4" w:space="0" w:color="auto"/>
              <w:right w:val="single" w:sz="4" w:space="0" w:color="auto"/>
            </w:tcBorders>
            <w:vAlign w:val="bottom"/>
            <w:hideMark/>
          </w:tcPr>
          <w:p w14:paraId="414ADEE9"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377</w:t>
            </w:r>
          </w:p>
        </w:tc>
        <w:tc>
          <w:tcPr>
            <w:tcW w:w="2737" w:type="dxa"/>
            <w:tcBorders>
              <w:top w:val="single" w:sz="4" w:space="0" w:color="auto"/>
              <w:left w:val="nil"/>
              <w:bottom w:val="single" w:sz="4" w:space="0" w:color="auto"/>
              <w:right w:val="single" w:sz="4" w:space="0" w:color="auto"/>
            </w:tcBorders>
            <w:vAlign w:val="center"/>
            <w:hideMark/>
          </w:tcPr>
          <w:p w14:paraId="7056633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SRISHTI PRAKASH SHARMA</w:t>
            </w:r>
          </w:p>
        </w:tc>
        <w:tc>
          <w:tcPr>
            <w:tcW w:w="1465" w:type="dxa"/>
            <w:tcBorders>
              <w:top w:val="single" w:sz="4" w:space="0" w:color="auto"/>
              <w:left w:val="nil"/>
              <w:bottom w:val="single" w:sz="4" w:space="0" w:color="auto"/>
              <w:right w:val="single" w:sz="4" w:space="0" w:color="auto"/>
            </w:tcBorders>
            <w:vAlign w:val="center"/>
            <w:hideMark/>
          </w:tcPr>
          <w:p w14:paraId="3D291544"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Christine Martin</w:t>
            </w:r>
          </w:p>
        </w:tc>
        <w:tc>
          <w:tcPr>
            <w:tcW w:w="222" w:type="dxa"/>
            <w:vAlign w:val="center"/>
            <w:hideMark/>
          </w:tcPr>
          <w:p w14:paraId="6C2194E9" w14:textId="77777777" w:rsidR="003F664A" w:rsidRPr="00630201" w:rsidRDefault="003F664A" w:rsidP="008E279B">
            <w:pPr>
              <w:rPr>
                <w:sz w:val="20"/>
                <w:szCs w:val="20"/>
              </w:rPr>
            </w:pPr>
          </w:p>
        </w:tc>
      </w:tr>
      <w:tr w:rsidR="003F664A" w:rsidRPr="00630201" w14:paraId="253C97FF"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348DF108"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319</w:t>
            </w:r>
          </w:p>
        </w:tc>
        <w:tc>
          <w:tcPr>
            <w:tcW w:w="2531" w:type="dxa"/>
            <w:tcBorders>
              <w:top w:val="nil"/>
              <w:left w:val="nil"/>
              <w:bottom w:val="single" w:sz="4" w:space="0" w:color="auto"/>
              <w:right w:val="single" w:sz="4" w:space="0" w:color="auto"/>
            </w:tcBorders>
            <w:vAlign w:val="center"/>
            <w:hideMark/>
          </w:tcPr>
          <w:p w14:paraId="44649014"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SIDDHANT RAVINDRA BHAVEKAR</w:t>
            </w:r>
          </w:p>
        </w:tc>
        <w:tc>
          <w:tcPr>
            <w:tcW w:w="1404" w:type="dxa"/>
            <w:tcBorders>
              <w:top w:val="nil"/>
              <w:left w:val="nil"/>
              <w:bottom w:val="single" w:sz="4" w:space="0" w:color="auto"/>
              <w:right w:val="single" w:sz="4" w:space="0" w:color="auto"/>
            </w:tcBorders>
            <w:vAlign w:val="center"/>
            <w:hideMark/>
          </w:tcPr>
          <w:p w14:paraId="60F836B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Tim Collins</w:t>
            </w:r>
          </w:p>
        </w:tc>
        <w:tc>
          <w:tcPr>
            <w:tcW w:w="916" w:type="dxa"/>
            <w:tcBorders>
              <w:top w:val="nil"/>
              <w:left w:val="nil"/>
              <w:bottom w:val="nil"/>
              <w:right w:val="nil"/>
            </w:tcBorders>
            <w:noWrap/>
            <w:vAlign w:val="bottom"/>
            <w:hideMark/>
          </w:tcPr>
          <w:p w14:paraId="2D58EAF2"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473A0A2C"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378</w:t>
            </w:r>
          </w:p>
        </w:tc>
        <w:tc>
          <w:tcPr>
            <w:tcW w:w="2737" w:type="dxa"/>
            <w:tcBorders>
              <w:top w:val="nil"/>
              <w:left w:val="nil"/>
              <w:bottom w:val="single" w:sz="4" w:space="0" w:color="auto"/>
              <w:right w:val="single" w:sz="4" w:space="0" w:color="auto"/>
            </w:tcBorders>
            <w:vAlign w:val="center"/>
            <w:hideMark/>
          </w:tcPr>
          <w:p w14:paraId="18A52609"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KARTIK AMBADAS RACHARLA</w:t>
            </w:r>
          </w:p>
        </w:tc>
        <w:tc>
          <w:tcPr>
            <w:tcW w:w="1465" w:type="dxa"/>
            <w:tcBorders>
              <w:top w:val="nil"/>
              <w:left w:val="nil"/>
              <w:bottom w:val="single" w:sz="4" w:space="0" w:color="auto"/>
              <w:right w:val="single" w:sz="4" w:space="0" w:color="auto"/>
            </w:tcBorders>
            <w:vAlign w:val="center"/>
            <w:hideMark/>
          </w:tcPr>
          <w:p w14:paraId="12B0D7E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Kelvin Rhodes</w:t>
            </w:r>
          </w:p>
        </w:tc>
        <w:tc>
          <w:tcPr>
            <w:tcW w:w="222" w:type="dxa"/>
            <w:vAlign w:val="center"/>
            <w:hideMark/>
          </w:tcPr>
          <w:p w14:paraId="255767FA" w14:textId="77777777" w:rsidR="003F664A" w:rsidRPr="00630201" w:rsidRDefault="003F664A" w:rsidP="008E279B">
            <w:pPr>
              <w:rPr>
                <w:sz w:val="20"/>
                <w:szCs w:val="20"/>
              </w:rPr>
            </w:pPr>
          </w:p>
        </w:tc>
      </w:tr>
      <w:tr w:rsidR="003F664A" w:rsidRPr="00630201" w14:paraId="3628D324"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209FD1A1"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320</w:t>
            </w:r>
          </w:p>
        </w:tc>
        <w:tc>
          <w:tcPr>
            <w:tcW w:w="2531" w:type="dxa"/>
            <w:tcBorders>
              <w:top w:val="nil"/>
              <w:left w:val="nil"/>
              <w:bottom w:val="single" w:sz="4" w:space="0" w:color="auto"/>
              <w:right w:val="single" w:sz="4" w:space="0" w:color="auto"/>
            </w:tcBorders>
            <w:vAlign w:val="center"/>
            <w:hideMark/>
          </w:tcPr>
          <w:p w14:paraId="2E39C59C"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VIKAS  C</w:t>
            </w:r>
            <w:proofErr w:type="gramEnd"/>
            <w:r w:rsidRPr="00630201">
              <w:rPr>
                <w:rFonts w:ascii="Verdana" w:hAnsi="Verdana" w:cs="Calibri"/>
                <w:color w:val="000000"/>
                <w:sz w:val="17"/>
                <w:szCs w:val="17"/>
              </w:rPr>
              <w:t xml:space="preserve"> V</w:t>
            </w:r>
          </w:p>
        </w:tc>
        <w:tc>
          <w:tcPr>
            <w:tcW w:w="1404" w:type="dxa"/>
            <w:tcBorders>
              <w:top w:val="nil"/>
              <w:left w:val="nil"/>
              <w:bottom w:val="single" w:sz="4" w:space="0" w:color="auto"/>
              <w:right w:val="single" w:sz="4" w:space="0" w:color="auto"/>
            </w:tcBorders>
            <w:vAlign w:val="center"/>
            <w:hideMark/>
          </w:tcPr>
          <w:p w14:paraId="795ECD6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Jason Thomas</w:t>
            </w:r>
          </w:p>
        </w:tc>
        <w:tc>
          <w:tcPr>
            <w:tcW w:w="916" w:type="dxa"/>
            <w:tcBorders>
              <w:top w:val="nil"/>
              <w:left w:val="nil"/>
              <w:bottom w:val="nil"/>
              <w:right w:val="nil"/>
            </w:tcBorders>
            <w:noWrap/>
            <w:vAlign w:val="bottom"/>
            <w:hideMark/>
          </w:tcPr>
          <w:p w14:paraId="44FA0F07"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481F651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379</w:t>
            </w:r>
          </w:p>
        </w:tc>
        <w:tc>
          <w:tcPr>
            <w:tcW w:w="2737" w:type="dxa"/>
            <w:tcBorders>
              <w:top w:val="nil"/>
              <w:left w:val="nil"/>
              <w:bottom w:val="single" w:sz="4" w:space="0" w:color="auto"/>
              <w:right w:val="single" w:sz="4" w:space="0" w:color="auto"/>
            </w:tcBorders>
            <w:vAlign w:val="center"/>
            <w:hideMark/>
          </w:tcPr>
          <w:p w14:paraId="7775421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RUCHITA VIKRANT AMBERSHETTI</w:t>
            </w:r>
          </w:p>
        </w:tc>
        <w:tc>
          <w:tcPr>
            <w:tcW w:w="1465" w:type="dxa"/>
            <w:tcBorders>
              <w:top w:val="nil"/>
              <w:left w:val="nil"/>
              <w:bottom w:val="single" w:sz="4" w:space="0" w:color="auto"/>
              <w:right w:val="single" w:sz="4" w:space="0" w:color="auto"/>
            </w:tcBorders>
            <w:vAlign w:val="center"/>
            <w:hideMark/>
          </w:tcPr>
          <w:p w14:paraId="68759BC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Ella Edward</w:t>
            </w:r>
          </w:p>
        </w:tc>
        <w:tc>
          <w:tcPr>
            <w:tcW w:w="222" w:type="dxa"/>
            <w:vAlign w:val="center"/>
            <w:hideMark/>
          </w:tcPr>
          <w:p w14:paraId="02E56A3A" w14:textId="77777777" w:rsidR="003F664A" w:rsidRPr="00630201" w:rsidRDefault="003F664A" w:rsidP="008E279B">
            <w:pPr>
              <w:rPr>
                <w:sz w:val="20"/>
                <w:szCs w:val="20"/>
              </w:rPr>
            </w:pPr>
          </w:p>
        </w:tc>
      </w:tr>
      <w:tr w:rsidR="003F664A" w:rsidRPr="00630201" w14:paraId="10B3D123"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5738DC07"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321</w:t>
            </w:r>
          </w:p>
        </w:tc>
        <w:tc>
          <w:tcPr>
            <w:tcW w:w="2531" w:type="dxa"/>
            <w:tcBorders>
              <w:top w:val="nil"/>
              <w:left w:val="nil"/>
              <w:bottom w:val="single" w:sz="4" w:space="0" w:color="auto"/>
              <w:right w:val="single" w:sz="4" w:space="0" w:color="auto"/>
            </w:tcBorders>
            <w:vAlign w:val="center"/>
            <w:hideMark/>
          </w:tcPr>
          <w:p w14:paraId="3B5DE21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SUJIT JAYWANT NAIK</w:t>
            </w:r>
          </w:p>
        </w:tc>
        <w:tc>
          <w:tcPr>
            <w:tcW w:w="1404" w:type="dxa"/>
            <w:tcBorders>
              <w:top w:val="nil"/>
              <w:left w:val="nil"/>
              <w:bottom w:val="single" w:sz="4" w:space="0" w:color="auto"/>
              <w:right w:val="single" w:sz="4" w:space="0" w:color="auto"/>
            </w:tcBorders>
            <w:vAlign w:val="center"/>
            <w:hideMark/>
          </w:tcPr>
          <w:p w14:paraId="1BB8701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Scott Peterson</w:t>
            </w:r>
          </w:p>
        </w:tc>
        <w:tc>
          <w:tcPr>
            <w:tcW w:w="916" w:type="dxa"/>
            <w:tcBorders>
              <w:top w:val="nil"/>
              <w:left w:val="nil"/>
              <w:bottom w:val="nil"/>
              <w:right w:val="nil"/>
            </w:tcBorders>
            <w:noWrap/>
            <w:vAlign w:val="bottom"/>
            <w:hideMark/>
          </w:tcPr>
          <w:p w14:paraId="0DB1F2DD"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EBEB217"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380</w:t>
            </w:r>
          </w:p>
        </w:tc>
        <w:tc>
          <w:tcPr>
            <w:tcW w:w="2737" w:type="dxa"/>
            <w:tcBorders>
              <w:top w:val="nil"/>
              <w:left w:val="nil"/>
              <w:bottom w:val="single" w:sz="4" w:space="0" w:color="auto"/>
              <w:right w:val="single" w:sz="4" w:space="0" w:color="auto"/>
            </w:tcBorders>
            <w:vAlign w:val="center"/>
            <w:hideMark/>
          </w:tcPr>
          <w:p w14:paraId="74C32A31"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MADHURI NAGESHRAO DESHMUKH</w:t>
            </w:r>
          </w:p>
        </w:tc>
        <w:tc>
          <w:tcPr>
            <w:tcW w:w="1465" w:type="dxa"/>
            <w:tcBorders>
              <w:top w:val="nil"/>
              <w:left w:val="nil"/>
              <w:bottom w:val="single" w:sz="4" w:space="0" w:color="auto"/>
              <w:right w:val="single" w:sz="4" w:space="0" w:color="auto"/>
            </w:tcBorders>
            <w:vAlign w:val="center"/>
            <w:hideMark/>
          </w:tcPr>
          <w:p w14:paraId="7E36942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Maddy Dove</w:t>
            </w:r>
          </w:p>
        </w:tc>
        <w:tc>
          <w:tcPr>
            <w:tcW w:w="222" w:type="dxa"/>
            <w:vAlign w:val="center"/>
            <w:hideMark/>
          </w:tcPr>
          <w:p w14:paraId="0EDEB433" w14:textId="77777777" w:rsidR="003F664A" w:rsidRPr="00630201" w:rsidRDefault="003F664A" w:rsidP="008E279B">
            <w:pPr>
              <w:rPr>
                <w:sz w:val="20"/>
                <w:szCs w:val="20"/>
              </w:rPr>
            </w:pPr>
          </w:p>
        </w:tc>
      </w:tr>
      <w:tr w:rsidR="003F664A" w:rsidRPr="00630201" w14:paraId="5B6BF73A"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5D6ADF90"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322</w:t>
            </w:r>
          </w:p>
        </w:tc>
        <w:tc>
          <w:tcPr>
            <w:tcW w:w="2531" w:type="dxa"/>
            <w:tcBorders>
              <w:top w:val="nil"/>
              <w:left w:val="nil"/>
              <w:bottom w:val="single" w:sz="4" w:space="0" w:color="auto"/>
              <w:right w:val="single" w:sz="4" w:space="0" w:color="auto"/>
            </w:tcBorders>
            <w:vAlign w:val="center"/>
            <w:hideMark/>
          </w:tcPr>
          <w:p w14:paraId="680F8BD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SHUBHAM RAMSHANKAR JAISWAL</w:t>
            </w:r>
          </w:p>
        </w:tc>
        <w:tc>
          <w:tcPr>
            <w:tcW w:w="1404" w:type="dxa"/>
            <w:tcBorders>
              <w:top w:val="nil"/>
              <w:left w:val="nil"/>
              <w:bottom w:val="single" w:sz="4" w:space="0" w:color="auto"/>
              <w:right w:val="single" w:sz="4" w:space="0" w:color="auto"/>
            </w:tcBorders>
            <w:vAlign w:val="center"/>
            <w:hideMark/>
          </w:tcPr>
          <w:p w14:paraId="377408C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Robert Green </w:t>
            </w:r>
          </w:p>
        </w:tc>
        <w:tc>
          <w:tcPr>
            <w:tcW w:w="916" w:type="dxa"/>
            <w:tcBorders>
              <w:top w:val="nil"/>
              <w:left w:val="nil"/>
              <w:bottom w:val="nil"/>
              <w:right w:val="nil"/>
            </w:tcBorders>
            <w:noWrap/>
            <w:vAlign w:val="bottom"/>
            <w:hideMark/>
          </w:tcPr>
          <w:p w14:paraId="79827091"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1C25718D"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381</w:t>
            </w:r>
          </w:p>
        </w:tc>
        <w:tc>
          <w:tcPr>
            <w:tcW w:w="2737" w:type="dxa"/>
            <w:tcBorders>
              <w:top w:val="nil"/>
              <w:left w:val="nil"/>
              <w:bottom w:val="single" w:sz="4" w:space="0" w:color="auto"/>
              <w:right w:val="single" w:sz="4" w:space="0" w:color="auto"/>
            </w:tcBorders>
            <w:vAlign w:val="center"/>
            <w:hideMark/>
          </w:tcPr>
          <w:p w14:paraId="6381DFE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RADHIKA JAGATRAM JAYALE</w:t>
            </w:r>
          </w:p>
        </w:tc>
        <w:tc>
          <w:tcPr>
            <w:tcW w:w="1465" w:type="dxa"/>
            <w:tcBorders>
              <w:top w:val="nil"/>
              <w:left w:val="nil"/>
              <w:bottom w:val="single" w:sz="4" w:space="0" w:color="auto"/>
              <w:right w:val="single" w:sz="4" w:space="0" w:color="auto"/>
            </w:tcBorders>
            <w:vAlign w:val="center"/>
            <w:hideMark/>
          </w:tcPr>
          <w:p w14:paraId="087764C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Lucy Martinez</w:t>
            </w:r>
          </w:p>
        </w:tc>
        <w:tc>
          <w:tcPr>
            <w:tcW w:w="222" w:type="dxa"/>
            <w:vAlign w:val="center"/>
            <w:hideMark/>
          </w:tcPr>
          <w:p w14:paraId="6762FC0A" w14:textId="77777777" w:rsidR="003F664A" w:rsidRPr="00630201" w:rsidRDefault="003F664A" w:rsidP="008E279B">
            <w:pPr>
              <w:rPr>
                <w:sz w:val="20"/>
                <w:szCs w:val="20"/>
              </w:rPr>
            </w:pPr>
          </w:p>
        </w:tc>
      </w:tr>
      <w:tr w:rsidR="003F664A" w:rsidRPr="00630201" w14:paraId="3329323A"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57F865FA"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323</w:t>
            </w:r>
          </w:p>
        </w:tc>
        <w:tc>
          <w:tcPr>
            <w:tcW w:w="2531" w:type="dxa"/>
            <w:tcBorders>
              <w:top w:val="nil"/>
              <w:left w:val="nil"/>
              <w:bottom w:val="single" w:sz="4" w:space="0" w:color="auto"/>
              <w:right w:val="single" w:sz="4" w:space="0" w:color="auto"/>
            </w:tcBorders>
            <w:vAlign w:val="center"/>
            <w:hideMark/>
          </w:tcPr>
          <w:p w14:paraId="6F6D15F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KIRAN GURUPAD SHEELVANT</w:t>
            </w:r>
          </w:p>
        </w:tc>
        <w:tc>
          <w:tcPr>
            <w:tcW w:w="1404" w:type="dxa"/>
            <w:tcBorders>
              <w:top w:val="nil"/>
              <w:left w:val="nil"/>
              <w:bottom w:val="single" w:sz="4" w:space="0" w:color="auto"/>
              <w:right w:val="single" w:sz="4" w:space="0" w:color="auto"/>
            </w:tcBorders>
            <w:vAlign w:val="center"/>
            <w:hideMark/>
          </w:tcPr>
          <w:p w14:paraId="46F07F0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Adam Noakes</w:t>
            </w:r>
          </w:p>
        </w:tc>
        <w:tc>
          <w:tcPr>
            <w:tcW w:w="916" w:type="dxa"/>
            <w:tcBorders>
              <w:top w:val="nil"/>
              <w:left w:val="nil"/>
              <w:bottom w:val="nil"/>
              <w:right w:val="nil"/>
            </w:tcBorders>
            <w:noWrap/>
            <w:vAlign w:val="bottom"/>
            <w:hideMark/>
          </w:tcPr>
          <w:p w14:paraId="1345B803"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4B112B8"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382</w:t>
            </w:r>
          </w:p>
        </w:tc>
        <w:tc>
          <w:tcPr>
            <w:tcW w:w="2737" w:type="dxa"/>
            <w:tcBorders>
              <w:top w:val="nil"/>
              <w:left w:val="nil"/>
              <w:bottom w:val="single" w:sz="4" w:space="0" w:color="auto"/>
              <w:right w:val="single" w:sz="4" w:space="0" w:color="auto"/>
            </w:tcBorders>
            <w:vAlign w:val="center"/>
            <w:hideMark/>
          </w:tcPr>
          <w:p w14:paraId="48280F8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SHUBHAM DILIP SHIRSAT</w:t>
            </w:r>
          </w:p>
        </w:tc>
        <w:tc>
          <w:tcPr>
            <w:tcW w:w="1465" w:type="dxa"/>
            <w:tcBorders>
              <w:top w:val="nil"/>
              <w:left w:val="nil"/>
              <w:bottom w:val="single" w:sz="4" w:space="0" w:color="auto"/>
              <w:right w:val="single" w:sz="4" w:space="0" w:color="auto"/>
            </w:tcBorders>
            <w:vAlign w:val="center"/>
            <w:hideMark/>
          </w:tcPr>
          <w:p w14:paraId="43E9BE6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Samuel Mendoza</w:t>
            </w:r>
          </w:p>
        </w:tc>
        <w:tc>
          <w:tcPr>
            <w:tcW w:w="222" w:type="dxa"/>
            <w:vAlign w:val="center"/>
            <w:hideMark/>
          </w:tcPr>
          <w:p w14:paraId="7939A2D8" w14:textId="77777777" w:rsidR="003F664A" w:rsidRPr="00630201" w:rsidRDefault="003F664A" w:rsidP="008E279B">
            <w:pPr>
              <w:rPr>
                <w:sz w:val="20"/>
                <w:szCs w:val="20"/>
              </w:rPr>
            </w:pPr>
          </w:p>
        </w:tc>
      </w:tr>
      <w:tr w:rsidR="003F664A" w:rsidRPr="00630201" w14:paraId="6BCF5592"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4E78BB5A"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324</w:t>
            </w:r>
          </w:p>
        </w:tc>
        <w:tc>
          <w:tcPr>
            <w:tcW w:w="2531" w:type="dxa"/>
            <w:tcBorders>
              <w:top w:val="nil"/>
              <w:left w:val="nil"/>
              <w:bottom w:val="single" w:sz="4" w:space="0" w:color="auto"/>
              <w:right w:val="single" w:sz="4" w:space="0" w:color="auto"/>
            </w:tcBorders>
            <w:vAlign w:val="center"/>
            <w:hideMark/>
          </w:tcPr>
          <w:p w14:paraId="08B8553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KIRAN YASHWANT KEDARE</w:t>
            </w:r>
          </w:p>
        </w:tc>
        <w:tc>
          <w:tcPr>
            <w:tcW w:w="1404" w:type="dxa"/>
            <w:tcBorders>
              <w:top w:val="nil"/>
              <w:left w:val="nil"/>
              <w:bottom w:val="single" w:sz="4" w:space="0" w:color="auto"/>
              <w:right w:val="single" w:sz="4" w:space="0" w:color="auto"/>
            </w:tcBorders>
            <w:vAlign w:val="center"/>
            <w:hideMark/>
          </w:tcPr>
          <w:p w14:paraId="22A92F6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Vance Castillo</w:t>
            </w:r>
          </w:p>
        </w:tc>
        <w:tc>
          <w:tcPr>
            <w:tcW w:w="916" w:type="dxa"/>
            <w:tcBorders>
              <w:top w:val="nil"/>
              <w:left w:val="nil"/>
              <w:bottom w:val="nil"/>
              <w:right w:val="nil"/>
            </w:tcBorders>
            <w:noWrap/>
            <w:vAlign w:val="bottom"/>
            <w:hideMark/>
          </w:tcPr>
          <w:p w14:paraId="4F8CBD97"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655219A7"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383</w:t>
            </w:r>
          </w:p>
        </w:tc>
        <w:tc>
          <w:tcPr>
            <w:tcW w:w="2737" w:type="dxa"/>
            <w:tcBorders>
              <w:top w:val="nil"/>
              <w:left w:val="nil"/>
              <w:bottom w:val="single" w:sz="4" w:space="0" w:color="auto"/>
              <w:right w:val="single" w:sz="4" w:space="0" w:color="auto"/>
            </w:tcBorders>
            <w:vAlign w:val="center"/>
            <w:hideMark/>
          </w:tcPr>
          <w:p w14:paraId="19AF06A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RENUKA GANESHRAO ANASANE</w:t>
            </w:r>
          </w:p>
        </w:tc>
        <w:tc>
          <w:tcPr>
            <w:tcW w:w="1465" w:type="dxa"/>
            <w:tcBorders>
              <w:top w:val="nil"/>
              <w:left w:val="nil"/>
              <w:bottom w:val="single" w:sz="4" w:space="0" w:color="auto"/>
              <w:right w:val="single" w:sz="4" w:space="0" w:color="auto"/>
            </w:tcBorders>
            <w:vAlign w:val="center"/>
            <w:hideMark/>
          </w:tcPr>
          <w:p w14:paraId="6A9F904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Rebecca Holdsworth</w:t>
            </w:r>
          </w:p>
        </w:tc>
        <w:tc>
          <w:tcPr>
            <w:tcW w:w="222" w:type="dxa"/>
            <w:vAlign w:val="center"/>
            <w:hideMark/>
          </w:tcPr>
          <w:p w14:paraId="066F02E9" w14:textId="77777777" w:rsidR="003F664A" w:rsidRPr="00630201" w:rsidRDefault="003F664A" w:rsidP="008E279B">
            <w:pPr>
              <w:rPr>
                <w:sz w:val="20"/>
                <w:szCs w:val="20"/>
              </w:rPr>
            </w:pPr>
          </w:p>
        </w:tc>
      </w:tr>
      <w:tr w:rsidR="003F664A" w:rsidRPr="00630201" w14:paraId="73129BA5"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0C12B356"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325</w:t>
            </w:r>
          </w:p>
        </w:tc>
        <w:tc>
          <w:tcPr>
            <w:tcW w:w="2531" w:type="dxa"/>
            <w:tcBorders>
              <w:top w:val="nil"/>
              <w:left w:val="nil"/>
              <w:bottom w:val="single" w:sz="4" w:space="0" w:color="auto"/>
              <w:right w:val="single" w:sz="4" w:space="0" w:color="auto"/>
            </w:tcBorders>
            <w:vAlign w:val="center"/>
            <w:hideMark/>
          </w:tcPr>
          <w:p w14:paraId="44768FE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NITIN ANUP MAHANT</w:t>
            </w:r>
          </w:p>
        </w:tc>
        <w:tc>
          <w:tcPr>
            <w:tcW w:w="1404" w:type="dxa"/>
            <w:tcBorders>
              <w:top w:val="nil"/>
              <w:left w:val="nil"/>
              <w:bottom w:val="single" w:sz="4" w:space="0" w:color="auto"/>
              <w:right w:val="single" w:sz="4" w:space="0" w:color="auto"/>
            </w:tcBorders>
            <w:vAlign w:val="center"/>
            <w:hideMark/>
          </w:tcPr>
          <w:p w14:paraId="137C8551"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Alex Philips</w:t>
            </w:r>
          </w:p>
        </w:tc>
        <w:tc>
          <w:tcPr>
            <w:tcW w:w="916" w:type="dxa"/>
            <w:tcBorders>
              <w:top w:val="nil"/>
              <w:left w:val="nil"/>
              <w:bottom w:val="nil"/>
              <w:right w:val="nil"/>
            </w:tcBorders>
            <w:noWrap/>
            <w:vAlign w:val="bottom"/>
            <w:hideMark/>
          </w:tcPr>
          <w:p w14:paraId="2B131E76"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17846AE3"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384</w:t>
            </w:r>
          </w:p>
        </w:tc>
        <w:tc>
          <w:tcPr>
            <w:tcW w:w="2737" w:type="dxa"/>
            <w:tcBorders>
              <w:top w:val="nil"/>
              <w:left w:val="nil"/>
              <w:bottom w:val="single" w:sz="4" w:space="0" w:color="auto"/>
              <w:right w:val="single" w:sz="4" w:space="0" w:color="auto"/>
            </w:tcBorders>
            <w:vAlign w:val="center"/>
            <w:hideMark/>
          </w:tcPr>
          <w:p w14:paraId="4E054E0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SHIVANI NARENDER PURI</w:t>
            </w:r>
          </w:p>
        </w:tc>
        <w:tc>
          <w:tcPr>
            <w:tcW w:w="1465" w:type="dxa"/>
            <w:tcBorders>
              <w:top w:val="nil"/>
              <w:left w:val="nil"/>
              <w:bottom w:val="single" w:sz="4" w:space="0" w:color="auto"/>
              <w:right w:val="single" w:sz="4" w:space="0" w:color="auto"/>
            </w:tcBorders>
            <w:vAlign w:val="center"/>
            <w:hideMark/>
          </w:tcPr>
          <w:p w14:paraId="3C8F019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Savannah Perkins</w:t>
            </w:r>
          </w:p>
        </w:tc>
        <w:tc>
          <w:tcPr>
            <w:tcW w:w="222" w:type="dxa"/>
            <w:vAlign w:val="center"/>
            <w:hideMark/>
          </w:tcPr>
          <w:p w14:paraId="553BD2CB" w14:textId="77777777" w:rsidR="003F664A" w:rsidRPr="00630201" w:rsidRDefault="003F664A" w:rsidP="008E279B">
            <w:pPr>
              <w:rPr>
                <w:sz w:val="20"/>
                <w:szCs w:val="20"/>
              </w:rPr>
            </w:pPr>
          </w:p>
        </w:tc>
      </w:tr>
      <w:tr w:rsidR="003F664A" w:rsidRPr="00630201" w14:paraId="7DACC661"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2BEA0A58"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326</w:t>
            </w:r>
          </w:p>
        </w:tc>
        <w:tc>
          <w:tcPr>
            <w:tcW w:w="2531" w:type="dxa"/>
            <w:tcBorders>
              <w:top w:val="nil"/>
              <w:left w:val="nil"/>
              <w:bottom w:val="single" w:sz="4" w:space="0" w:color="auto"/>
              <w:right w:val="single" w:sz="4" w:space="0" w:color="auto"/>
            </w:tcBorders>
            <w:vAlign w:val="center"/>
            <w:hideMark/>
          </w:tcPr>
          <w:p w14:paraId="4C9BA01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AKASH PRAKASH SAKPAL</w:t>
            </w:r>
          </w:p>
        </w:tc>
        <w:tc>
          <w:tcPr>
            <w:tcW w:w="1404" w:type="dxa"/>
            <w:tcBorders>
              <w:top w:val="nil"/>
              <w:left w:val="nil"/>
              <w:bottom w:val="single" w:sz="4" w:space="0" w:color="auto"/>
              <w:right w:val="single" w:sz="4" w:space="0" w:color="auto"/>
            </w:tcBorders>
            <w:vAlign w:val="center"/>
            <w:hideMark/>
          </w:tcPr>
          <w:p w14:paraId="095A8A0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Harry Parker</w:t>
            </w:r>
          </w:p>
        </w:tc>
        <w:tc>
          <w:tcPr>
            <w:tcW w:w="916" w:type="dxa"/>
            <w:tcBorders>
              <w:top w:val="nil"/>
              <w:left w:val="nil"/>
              <w:bottom w:val="nil"/>
              <w:right w:val="nil"/>
            </w:tcBorders>
            <w:noWrap/>
            <w:vAlign w:val="bottom"/>
            <w:hideMark/>
          </w:tcPr>
          <w:p w14:paraId="716EBE74"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408D6F03"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385</w:t>
            </w:r>
          </w:p>
        </w:tc>
        <w:tc>
          <w:tcPr>
            <w:tcW w:w="2737" w:type="dxa"/>
            <w:tcBorders>
              <w:top w:val="nil"/>
              <w:left w:val="nil"/>
              <w:bottom w:val="single" w:sz="4" w:space="0" w:color="auto"/>
              <w:right w:val="single" w:sz="4" w:space="0" w:color="auto"/>
            </w:tcBorders>
            <w:vAlign w:val="center"/>
            <w:hideMark/>
          </w:tcPr>
          <w:p w14:paraId="0CE89E2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SHEKHAR KAILAS SILEVAN</w:t>
            </w:r>
          </w:p>
        </w:tc>
        <w:tc>
          <w:tcPr>
            <w:tcW w:w="1465" w:type="dxa"/>
            <w:tcBorders>
              <w:top w:val="nil"/>
              <w:left w:val="nil"/>
              <w:bottom w:val="single" w:sz="4" w:space="0" w:color="auto"/>
              <w:right w:val="single" w:sz="4" w:space="0" w:color="auto"/>
            </w:tcBorders>
            <w:vAlign w:val="center"/>
            <w:hideMark/>
          </w:tcPr>
          <w:p w14:paraId="5307423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Shane Shelton</w:t>
            </w:r>
          </w:p>
        </w:tc>
        <w:tc>
          <w:tcPr>
            <w:tcW w:w="222" w:type="dxa"/>
            <w:vAlign w:val="center"/>
            <w:hideMark/>
          </w:tcPr>
          <w:p w14:paraId="5884E75D" w14:textId="77777777" w:rsidR="003F664A" w:rsidRPr="00630201" w:rsidRDefault="003F664A" w:rsidP="008E279B">
            <w:pPr>
              <w:rPr>
                <w:sz w:val="20"/>
                <w:szCs w:val="20"/>
              </w:rPr>
            </w:pPr>
          </w:p>
        </w:tc>
      </w:tr>
      <w:tr w:rsidR="003F664A" w:rsidRPr="00630201" w14:paraId="6E334FF8"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68437125"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327</w:t>
            </w:r>
          </w:p>
        </w:tc>
        <w:tc>
          <w:tcPr>
            <w:tcW w:w="2531" w:type="dxa"/>
            <w:tcBorders>
              <w:top w:val="nil"/>
              <w:left w:val="nil"/>
              <w:bottom w:val="single" w:sz="4" w:space="0" w:color="auto"/>
              <w:right w:val="single" w:sz="4" w:space="0" w:color="auto"/>
            </w:tcBorders>
            <w:vAlign w:val="center"/>
            <w:hideMark/>
          </w:tcPr>
          <w:p w14:paraId="7E5886A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SNEHAL GAJENDRA LAKADE</w:t>
            </w:r>
          </w:p>
        </w:tc>
        <w:tc>
          <w:tcPr>
            <w:tcW w:w="1404" w:type="dxa"/>
            <w:tcBorders>
              <w:top w:val="nil"/>
              <w:left w:val="nil"/>
              <w:bottom w:val="single" w:sz="4" w:space="0" w:color="auto"/>
              <w:right w:val="single" w:sz="4" w:space="0" w:color="auto"/>
            </w:tcBorders>
            <w:vAlign w:val="center"/>
            <w:hideMark/>
          </w:tcPr>
          <w:p w14:paraId="2532E2A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Sharon Carter</w:t>
            </w:r>
          </w:p>
        </w:tc>
        <w:tc>
          <w:tcPr>
            <w:tcW w:w="916" w:type="dxa"/>
            <w:tcBorders>
              <w:top w:val="nil"/>
              <w:left w:val="nil"/>
              <w:bottom w:val="nil"/>
              <w:right w:val="nil"/>
            </w:tcBorders>
            <w:noWrap/>
            <w:vAlign w:val="bottom"/>
            <w:hideMark/>
          </w:tcPr>
          <w:p w14:paraId="2C2DF1D1"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9A2ADE6"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386</w:t>
            </w:r>
          </w:p>
        </w:tc>
        <w:tc>
          <w:tcPr>
            <w:tcW w:w="2737" w:type="dxa"/>
            <w:tcBorders>
              <w:top w:val="nil"/>
              <w:left w:val="nil"/>
              <w:bottom w:val="single" w:sz="4" w:space="0" w:color="auto"/>
              <w:right w:val="single" w:sz="4" w:space="0" w:color="auto"/>
            </w:tcBorders>
            <w:vAlign w:val="center"/>
            <w:hideMark/>
          </w:tcPr>
          <w:p w14:paraId="70F63BA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AAKANSHA RAJU MESHRAM</w:t>
            </w:r>
          </w:p>
        </w:tc>
        <w:tc>
          <w:tcPr>
            <w:tcW w:w="1465" w:type="dxa"/>
            <w:tcBorders>
              <w:top w:val="nil"/>
              <w:left w:val="nil"/>
              <w:bottom w:val="single" w:sz="4" w:space="0" w:color="auto"/>
              <w:right w:val="single" w:sz="4" w:space="0" w:color="auto"/>
            </w:tcBorders>
            <w:vAlign w:val="center"/>
            <w:hideMark/>
          </w:tcPr>
          <w:p w14:paraId="315A58B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Alicia Maloney</w:t>
            </w:r>
          </w:p>
        </w:tc>
        <w:tc>
          <w:tcPr>
            <w:tcW w:w="222" w:type="dxa"/>
            <w:vAlign w:val="center"/>
            <w:hideMark/>
          </w:tcPr>
          <w:p w14:paraId="720969F8" w14:textId="77777777" w:rsidR="003F664A" w:rsidRPr="00630201" w:rsidRDefault="003F664A" w:rsidP="008E279B">
            <w:pPr>
              <w:rPr>
                <w:sz w:val="20"/>
                <w:szCs w:val="20"/>
              </w:rPr>
            </w:pPr>
          </w:p>
        </w:tc>
      </w:tr>
      <w:tr w:rsidR="003F664A" w:rsidRPr="00630201" w14:paraId="4F4F0A10"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418FC71E"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328</w:t>
            </w:r>
          </w:p>
        </w:tc>
        <w:tc>
          <w:tcPr>
            <w:tcW w:w="2531" w:type="dxa"/>
            <w:tcBorders>
              <w:top w:val="nil"/>
              <w:left w:val="nil"/>
              <w:bottom w:val="single" w:sz="4" w:space="0" w:color="auto"/>
              <w:right w:val="single" w:sz="4" w:space="0" w:color="auto"/>
            </w:tcBorders>
            <w:vAlign w:val="center"/>
            <w:hideMark/>
          </w:tcPr>
          <w:p w14:paraId="43D6A4A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RAM MARUTI SHEDGE</w:t>
            </w:r>
          </w:p>
        </w:tc>
        <w:tc>
          <w:tcPr>
            <w:tcW w:w="1404" w:type="dxa"/>
            <w:tcBorders>
              <w:top w:val="nil"/>
              <w:left w:val="nil"/>
              <w:bottom w:val="single" w:sz="4" w:space="0" w:color="auto"/>
              <w:right w:val="single" w:sz="4" w:space="0" w:color="auto"/>
            </w:tcBorders>
            <w:vAlign w:val="center"/>
            <w:hideMark/>
          </w:tcPr>
          <w:p w14:paraId="1C76D9C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Thomas Cook</w:t>
            </w:r>
          </w:p>
        </w:tc>
        <w:tc>
          <w:tcPr>
            <w:tcW w:w="916" w:type="dxa"/>
            <w:tcBorders>
              <w:top w:val="nil"/>
              <w:left w:val="nil"/>
              <w:bottom w:val="nil"/>
              <w:right w:val="nil"/>
            </w:tcBorders>
            <w:noWrap/>
            <w:vAlign w:val="bottom"/>
            <w:hideMark/>
          </w:tcPr>
          <w:p w14:paraId="168D9BF6"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51A4D8B9"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387</w:t>
            </w:r>
          </w:p>
        </w:tc>
        <w:tc>
          <w:tcPr>
            <w:tcW w:w="2737" w:type="dxa"/>
            <w:tcBorders>
              <w:top w:val="nil"/>
              <w:left w:val="nil"/>
              <w:bottom w:val="single" w:sz="4" w:space="0" w:color="auto"/>
              <w:right w:val="single" w:sz="4" w:space="0" w:color="auto"/>
            </w:tcBorders>
            <w:vAlign w:val="center"/>
            <w:hideMark/>
          </w:tcPr>
          <w:p w14:paraId="3C1B1F6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SHUBHAM PRAKASH PARDESHI</w:t>
            </w:r>
          </w:p>
        </w:tc>
        <w:tc>
          <w:tcPr>
            <w:tcW w:w="1465" w:type="dxa"/>
            <w:tcBorders>
              <w:top w:val="nil"/>
              <w:left w:val="nil"/>
              <w:bottom w:val="single" w:sz="4" w:space="0" w:color="auto"/>
              <w:right w:val="single" w:sz="4" w:space="0" w:color="auto"/>
            </w:tcBorders>
            <w:vAlign w:val="center"/>
            <w:hideMark/>
          </w:tcPr>
          <w:p w14:paraId="779179D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Steven Wilson</w:t>
            </w:r>
          </w:p>
        </w:tc>
        <w:tc>
          <w:tcPr>
            <w:tcW w:w="222" w:type="dxa"/>
            <w:vAlign w:val="center"/>
            <w:hideMark/>
          </w:tcPr>
          <w:p w14:paraId="22FC978F" w14:textId="77777777" w:rsidR="003F664A" w:rsidRPr="00630201" w:rsidRDefault="003F664A" w:rsidP="008E279B">
            <w:pPr>
              <w:rPr>
                <w:sz w:val="20"/>
                <w:szCs w:val="20"/>
              </w:rPr>
            </w:pPr>
          </w:p>
        </w:tc>
      </w:tr>
      <w:tr w:rsidR="003F664A" w:rsidRPr="00630201" w14:paraId="3EB524B8"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2641DBBC"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329</w:t>
            </w:r>
          </w:p>
        </w:tc>
        <w:tc>
          <w:tcPr>
            <w:tcW w:w="2531" w:type="dxa"/>
            <w:tcBorders>
              <w:top w:val="nil"/>
              <w:left w:val="nil"/>
              <w:bottom w:val="single" w:sz="4" w:space="0" w:color="auto"/>
              <w:right w:val="single" w:sz="4" w:space="0" w:color="auto"/>
            </w:tcBorders>
            <w:vAlign w:val="center"/>
            <w:hideMark/>
          </w:tcPr>
          <w:p w14:paraId="47977F8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BHAGATSINGH PRAKASHSINGH PARDESHI</w:t>
            </w:r>
          </w:p>
        </w:tc>
        <w:tc>
          <w:tcPr>
            <w:tcW w:w="1404" w:type="dxa"/>
            <w:tcBorders>
              <w:top w:val="nil"/>
              <w:left w:val="nil"/>
              <w:bottom w:val="single" w:sz="4" w:space="0" w:color="auto"/>
              <w:right w:val="single" w:sz="4" w:space="0" w:color="auto"/>
            </w:tcBorders>
            <w:vAlign w:val="center"/>
            <w:hideMark/>
          </w:tcPr>
          <w:p w14:paraId="1A0556A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Tom Watson</w:t>
            </w:r>
          </w:p>
        </w:tc>
        <w:tc>
          <w:tcPr>
            <w:tcW w:w="916" w:type="dxa"/>
            <w:tcBorders>
              <w:top w:val="nil"/>
              <w:left w:val="nil"/>
              <w:bottom w:val="nil"/>
              <w:right w:val="nil"/>
            </w:tcBorders>
            <w:noWrap/>
            <w:vAlign w:val="bottom"/>
            <w:hideMark/>
          </w:tcPr>
          <w:p w14:paraId="59D95BD8"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02A542E4"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388</w:t>
            </w:r>
          </w:p>
        </w:tc>
        <w:tc>
          <w:tcPr>
            <w:tcW w:w="2737" w:type="dxa"/>
            <w:tcBorders>
              <w:top w:val="nil"/>
              <w:left w:val="nil"/>
              <w:bottom w:val="single" w:sz="4" w:space="0" w:color="auto"/>
              <w:right w:val="single" w:sz="4" w:space="0" w:color="auto"/>
            </w:tcBorders>
            <w:vAlign w:val="center"/>
            <w:hideMark/>
          </w:tcPr>
          <w:p w14:paraId="1903DB01"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RUSHIKESH SHRIDHAR JOSHI</w:t>
            </w:r>
          </w:p>
        </w:tc>
        <w:tc>
          <w:tcPr>
            <w:tcW w:w="1465" w:type="dxa"/>
            <w:tcBorders>
              <w:top w:val="nil"/>
              <w:left w:val="nil"/>
              <w:bottom w:val="single" w:sz="4" w:space="0" w:color="auto"/>
              <w:right w:val="single" w:sz="4" w:space="0" w:color="auto"/>
            </w:tcBorders>
            <w:vAlign w:val="center"/>
            <w:hideMark/>
          </w:tcPr>
          <w:p w14:paraId="43F5755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Ronnie Jacobs</w:t>
            </w:r>
          </w:p>
        </w:tc>
        <w:tc>
          <w:tcPr>
            <w:tcW w:w="222" w:type="dxa"/>
            <w:vAlign w:val="center"/>
            <w:hideMark/>
          </w:tcPr>
          <w:p w14:paraId="3AA3F32F" w14:textId="77777777" w:rsidR="003F664A" w:rsidRPr="00630201" w:rsidRDefault="003F664A" w:rsidP="008E279B">
            <w:pPr>
              <w:rPr>
                <w:sz w:val="20"/>
                <w:szCs w:val="20"/>
              </w:rPr>
            </w:pPr>
          </w:p>
        </w:tc>
      </w:tr>
      <w:tr w:rsidR="003F664A" w:rsidRPr="00630201" w14:paraId="58C9084B"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464E8E18"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330</w:t>
            </w:r>
          </w:p>
        </w:tc>
        <w:tc>
          <w:tcPr>
            <w:tcW w:w="2531" w:type="dxa"/>
            <w:tcBorders>
              <w:top w:val="nil"/>
              <w:left w:val="nil"/>
              <w:bottom w:val="single" w:sz="4" w:space="0" w:color="auto"/>
              <w:right w:val="single" w:sz="4" w:space="0" w:color="auto"/>
            </w:tcBorders>
            <w:vAlign w:val="center"/>
            <w:hideMark/>
          </w:tcPr>
          <w:p w14:paraId="4EAE1419"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LATA GANESH YANGANDUL</w:t>
            </w:r>
          </w:p>
        </w:tc>
        <w:tc>
          <w:tcPr>
            <w:tcW w:w="1404" w:type="dxa"/>
            <w:tcBorders>
              <w:top w:val="nil"/>
              <w:left w:val="nil"/>
              <w:bottom w:val="single" w:sz="4" w:space="0" w:color="auto"/>
              <w:right w:val="single" w:sz="4" w:space="0" w:color="auto"/>
            </w:tcBorders>
            <w:vAlign w:val="center"/>
            <w:hideMark/>
          </w:tcPr>
          <w:p w14:paraId="0745D3B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Lynda Goodwin</w:t>
            </w:r>
          </w:p>
        </w:tc>
        <w:tc>
          <w:tcPr>
            <w:tcW w:w="916" w:type="dxa"/>
            <w:tcBorders>
              <w:top w:val="nil"/>
              <w:left w:val="nil"/>
              <w:bottom w:val="nil"/>
              <w:right w:val="nil"/>
            </w:tcBorders>
            <w:noWrap/>
            <w:vAlign w:val="bottom"/>
            <w:hideMark/>
          </w:tcPr>
          <w:p w14:paraId="1CD78B51"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14085D9F"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389</w:t>
            </w:r>
          </w:p>
        </w:tc>
        <w:tc>
          <w:tcPr>
            <w:tcW w:w="2737" w:type="dxa"/>
            <w:tcBorders>
              <w:top w:val="nil"/>
              <w:left w:val="nil"/>
              <w:bottom w:val="single" w:sz="4" w:space="0" w:color="auto"/>
              <w:right w:val="single" w:sz="4" w:space="0" w:color="auto"/>
            </w:tcBorders>
            <w:vAlign w:val="center"/>
            <w:hideMark/>
          </w:tcPr>
          <w:p w14:paraId="1FFC634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PREM SANTOSH PARDESHI</w:t>
            </w:r>
          </w:p>
        </w:tc>
        <w:tc>
          <w:tcPr>
            <w:tcW w:w="1465" w:type="dxa"/>
            <w:tcBorders>
              <w:top w:val="nil"/>
              <w:left w:val="nil"/>
              <w:bottom w:val="single" w:sz="4" w:space="0" w:color="auto"/>
              <w:right w:val="single" w:sz="4" w:space="0" w:color="auto"/>
            </w:tcBorders>
            <w:vAlign w:val="center"/>
            <w:hideMark/>
          </w:tcPr>
          <w:p w14:paraId="307924F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Percy Gregory</w:t>
            </w:r>
          </w:p>
        </w:tc>
        <w:tc>
          <w:tcPr>
            <w:tcW w:w="222" w:type="dxa"/>
            <w:vAlign w:val="center"/>
            <w:hideMark/>
          </w:tcPr>
          <w:p w14:paraId="328CA5FF" w14:textId="77777777" w:rsidR="003F664A" w:rsidRPr="00630201" w:rsidRDefault="003F664A" w:rsidP="008E279B">
            <w:pPr>
              <w:rPr>
                <w:sz w:val="20"/>
                <w:szCs w:val="20"/>
              </w:rPr>
            </w:pPr>
          </w:p>
        </w:tc>
      </w:tr>
      <w:tr w:rsidR="003F664A" w:rsidRPr="00630201" w14:paraId="76042C81"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33500B39"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331</w:t>
            </w:r>
          </w:p>
        </w:tc>
        <w:tc>
          <w:tcPr>
            <w:tcW w:w="2531" w:type="dxa"/>
            <w:tcBorders>
              <w:top w:val="nil"/>
              <w:left w:val="nil"/>
              <w:bottom w:val="single" w:sz="4" w:space="0" w:color="auto"/>
              <w:right w:val="single" w:sz="4" w:space="0" w:color="auto"/>
            </w:tcBorders>
            <w:vAlign w:val="center"/>
            <w:hideMark/>
          </w:tcPr>
          <w:p w14:paraId="20CB6BB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NEHA NILESH PATHAK</w:t>
            </w:r>
          </w:p>
        </w:tc>
        <w:tc>
          <w:tcPr>
            <w:tcW w:w="1404" w:type="dxa"/>
            <w:tcBorders>
              <w:top w:val="nil"/>
              <w:left w:val="nil"/>
              <w:bottom w:val="single" w:sz="4" w:space="0" w:color="auto"/>
              <w:right w:val="single" w:sz="4" w:space="0" w:color="auto"/>
            </w:tcBorders>
            <w:vAlign w:val="center"/>
            <w:hideMark/>
          </w:tcPr>
          <w:p w14:paraId="36F0157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Sofia Richardson</w:t>
            </w:r>
          </w:p>
        </w:tc>
        <w:tc>
          <w:tcPr>
            <w:tcW w:w="916" w:type="dxa"/>
            <w:tcBorders>
              <w:top w:val="nil"/>
              <w:left w:val="nil"/>
              <w:bottom w:val="nil"/>
              <w:right w:val="nil"/>
            </w:tcBorders>
            <w:noWrap/>
            <w:vAlign w:val="bottom"/>
            <w:hideMark/>
          </w:tcPr>
          <w:p w14:paraId="337327E1"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63CDB36F"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390</w:t>
            </w:r>
          </w:p>
        </w:tc>
        <w:tc>
          <w:tcPr>
            <w:tcW w:w="2737" w:type="dxa"/>
            <w:tcBorders>
              <w:top w:val="nil"/>
              <w:left w:val="nil"/>
              <w:bottom w:val="single" w:sz="4" w:space="0" w:color="auto"/>
              <w:right w:val="single" w:sz="4" w:space="0" w:color="auto"/>
            </w:tcBorders>
            <w:vAlign w:val="center"/>
            <w:hideMark/>
          </w:tcPr>
          <w:p w14:paraId="65699B3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SAEED SUHAIL SHAIKH</w:t>
            </w:r>
          </w:p>
        </w:tc>
        <w:tc>
          <w:tcPr>
            <w:tcW w:w="1465" w:type="dxa"/>
            <w:tcBorders>
              <w:top w:val="nil"/>
              <w:left w:val="nil"/>
              <w:bottom w:val="single" w:sz="4" w:space="0" w:color="auto"/>
              <w:right w:val="single" w:sz="4" w:space="0" w:color="auto"/>
            </w:tcBorders>
            <w:vAlign w:val="center"/>
            <w:hideMark/>
          </w:tcPr>
          <w:p w14:paraId="1F746A6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Ralph Sneeden</w:t>
            </w:r>
          </w:p>
        </w:tc>
        <w:tc>
          <w:tcPr>
            <w:tcW w:w="222" w:type="dxa"/>
            <w:vAlign w:val="center"/>
            <w:hideMark/>
          </w:tcPr>
          <w:p w14:paraId="502351C1" w14:textId="77777777" w:rsidR="003F664A" w:rsidRPr="00630201" w:rsidRDefault="003F664A" w:rsidP="008E279B">
            <w:pPr>
              <w:rPr>
                <w:sz w:val="20"/>
                <w:szCs w:val="20"/>
              </w:rPr>
            </w:pPr>
          </w:p>
        </w:tc>
      </w:tr>
      <w:tr w:rsidR="003F664A" w:rsidRPr="00630201" w14:paraId="6A57CED2"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192C5770"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332</w:t>
            </w:r>
          </w:p>
        </w:tc>
        <w:tc>
          <w:tcPr>
            <w:tcW w:w="2531" w:type="dxa"/>
            <w:tcBorders>
              <w:top w:val="nil"/>
              <w:left w:val="nil"/>
              <w:bottom w:val="single" w:sz="4" w:space="0" w:color="auto"/>
              <w:right w:val="single" w:sz="4" w:space="0" w:color="auto"/>
            </w:tcBorders>
            <w:vAlign w:val="center"/>
            <w:hideMark/>
          </w:tcPr>
          <w:p w14:paraId="55231FD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MANISH BABANRAO CHAVAN</w:t>
            </w:r>
          </w:p>
        </w:tc>
        <w:tc>
          <w:tcPr>
            <w:tcW w:w="1404" w:type="dxa"/>
            <w:tcBorders>
              <w:top w:val="nil"/>
              <w:left w:val="nil"/>
              <w:bottom w:val="single" w:sz="4" w:space="0" w:color="auto"/>
              <w:right w:val="single" w:sz="4" w:space="0" w:color="auto"/>
            </w:tcBorders>
            <w:vAlign w:val="center"/>
            <w:hideMark/>
          </w:tcPr>
          <w:p w14:paraId="3F89E8E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Nicolas Tucker</w:t>
            </w:r>
          </w:p>
        </w:tc>
        <w:tc>
          <w:tcPr>
            <w:tcW w:w="916" w:type="dxa"/>
            <w:tcBorders>
              <w:top w:val="nil"/>
              <w:left w:val="nil"/>
              <w:bottom w:val="nil"/>
              <w:right w:val="nil"/>
            </w:tcBorders>
            <w:noWrap/>
            <w:vAlign w:val="bottom"/>
            <w:hideMark/>
          </w:tcPr>
          <w:p w14:paraId="28B9BA2B"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827D6F0"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391</w:t>
            </w:r>
          </w:p>
        </w:tc>
        <w:tc>
          <w:tcPr>
            <w:tcW w:w="2737" w:type="dxa"/>
            <w:tcBorders>
              <w:top w:val="nil"/>
              <w:left w:val="nil"/>
              <w:bottom w:val="single" w:sz="4" w:space="0" w:color="auto"/>
              <w:right w:val="single" w:sz="4" w:space="0" w:color="auto"/>
            </w:tcBorders>
            <w:vAlign w:val="center"/>
            <w:hideMark/>
          </w:tcPr>
          <w:p w14:paraId="2B6DB4C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FIRDOUS MANJUR MUJAWAR</w:t>
            </w:r>
          </w:p>
        </w:tc>
        <w:tc>
          <w:tcPr>
            <w:tcW w:w="1465" w:type="dxa"/>
            <w:tcBorders>
              <w:top w:val="nil"/>
              <w:left w:val="nil"/>
              <w:bottom w:val="single" w:sz="4" w:space="0" w:color="auto"/>
              <w:right w:val="single" w:sz="4" w:space="0" w:color="auto"/>
            </w:tcBorders>
            <w:vAlign w:val="center"/>
            <w:hideMark/>
          </w:tcPr>
          <w:p w14:paraId="2ABD901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Mariya Lewis</w:t>
            </w:r>
          </w:p>
        </w:tc>
        <w:tc>
          <w:tcPr>
            <w:tcW w:w="222" w:type="dxa"/>
            <w:vAlign w:val="center"/>
            <w:hideMark/>
          </w:tcPr>
          <w:p w14:paraId="454E5D23" w14:textId="77777777" w:rsidR="003F664A" w:rsidRPr="00630201" w:rsidRDefault="003F664A" w:rsidP="008E279B">
            <w:pPr>
              <w:rPr>
                <w:sz w:val="20"/>
                <w:szCs w:val="20"/>
              </w:rPr>
            </w:pPr>
          </w:p>
        </w:tc>
      </w:tr>
      <w:tr w:rsidR="003F664A" w:rsidRPr="00630201" w14:paraId="415A9075" w14:textId="77777777" w:rsidTr="008E279B">
        <w:trPr>
          <w:trHeight w:val="630"/>
        </w:trPr>
        <w:tc>
          <w:tcPr>
            <w:tcW w:w="552" w:type="dxa"/>
            <w:tcBorders>
              <w:top w:val="nil"/>
              <w:left w:val="single" w:sz="4" w:space="0" w:color="auto"/>
              <w:bottom w:val="single" w:sz="4" w:space="0" w:color="auto"/>
              <w:right w:val="single" w:sz="4" w:space="0" w:color="auto"/>
            </w:tcBorders>
            <w:noWrap/>
            <w:vAlign w:val="bottom"/>
            <w:hideMark/>
          </w:tcPr>
          <w:p w14:paraId="45A63697"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lastRenderedPageBreak/>
              <w:t>333</w:t>
            </w:r>
          </w:p>
        </w:tc>
        <w:tc>
          <w:tcPr>
            <w:tcW w:w="2531" w:type="dxa"/>
            <w:tcBorders>
              <w:top w:val="nil"/>
              <w:left w:val="nil"/>
              <w:bottom w:val="single" w:sz="4" w:space="0" w:color="auto"/>
              <w:right w:val="single" w:sz="4" w:space="0" w:color="auto"/>
            </w:tcBorders>
            <w:vAlign w:val="center"/>
            <w:hideMark/>
          </w:tcPr>
          <w:p w14:paraId="148912B4"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GURUPREET SINGH HARVINDER SINGH MATHADU</w:t>
            </w:r>
          </w:p>
        </w:tc>
        <w:tc>
          <w:tcPr>
            <w:tcW w:w="1404" w:type="dxa"/>
            <w:tcBorders>
              <w:top w:val="nil"/>
              <w:left w:val="nil"/>
              <w:bottom w:val="single" w:sz="4" w:space="0" w:color="auto"/>
              <w:right w:val="single" w:sz="4" w:space="0" w:color="auto"/>
            </w:tcBorders>
            <w:vAlign w:val="center"/>
            <w:hideMark/>
          </w:tcPr>
          <w:p w14:paraId="699F40A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Sean Collins</w:t>
            </w:r>
          </w:p>
        </w:tc>
        <w:tc>
          <w:tcPr>
            <w:tcW w:w="916" w:type="dxa"/>
            <w:tcBorders>
              <w:top w:val="nil"/>
              <w:left w:val="nil"/>
              <w:bottom w:val="nil"/>
              <w:right w:val="nil"/>
            </w:tcBorders>
            <w:noWrap/>
            <w:vAlign w:val="bottom"/>
            <w:hideMark/>
          </w:tcPr>
          <w:p w14:paraId="1D814362"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0302B6DC"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392</w:t>
            </w:r>
          </w:p>
        </w:tc>
        <w:tc>
          <w:tcPr>
            <w:tcW w:w="2737" w:type="dxa"/>
            <w:tcBorders>
              <w:top w:val="nil"/>
              <w:left w:val="nil"/>
              <w:bottom w:val="single" w:sz="4" w:space="0" w:color="auto"/>
              <w:right w:val="single" w:sz="4" w:space="0" w:color="auto"/>
            </w:tcBorders>
            <w:vAlign w:val="center"/>
            <w:hideMark/>
          </w:tcPr>
          <w:p w14:paraId="1A2DC88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ANAGHA DILIP LONARE</w:t>
            </w:r>
          </w:p>
        </w:tc>
        <w:tc>
          <w:tcPr>
            <w:tcW w:w="1465" w:type="dxa"/>
            <w:tcBorders>
              <w:top w:val="nil"/>
              <w:left w:val="nil"/>
              <w:bottom w:val="single" w:sz="4" w:space="0" w:color="auto"/>
              <w:right w:val="single" w:sz="4" w:space="0" w:color="auto"/>
            </w:tcBorders>
            <w:vAlign w:val="center"/>
            <w:hideMark/>
          </w:tcPr>
          <w:p w14:paraId="6971A14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Alicia Feracho</w:t>
            </w:r>
          </w:p>
        </w:tc>
        <w:tc>
          <w:tcPr>
            <w:tcW w:w="222" w:type="dxa"/>
            <w:vAlign w:val="center"/>
            <w:hideMark/>
          </w:tcPr>
          <w:p w14:paraId="47451C46" w14:textId="77777777" w:rsidR="003F664A" w:rsidRPr="00630201" w:rsidRDefault="003F664A" w:rsidP="008E279B">
            <w:pPr>
              <w:rPr>
                <w:sz w:val="20"/>
                <w:szCs w:val="20"/>
              </w:rPr>
            </w:pPr>
          </w:p>
        </w:tc>
      </w:tr>
      <w:tr w:rsidR="003F664A" w:rsidRPr="00630201" w14:paraId="77AD9984"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4A64A8FA"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334</w:t>
            </w:r>
          </w:p>
        </w:tc>
        <w:tc>
          <w:tcPr>
            <w:tcW w:w="2531" w:type="dxa"/>
            <w:tcBorders>
              <w:top w:val="nil"/>
              <w:left w:val="nil"/>
              <w:bottom w:val="single" w:sz="4" w:space="0" w:color="auto"/>
              <w:right w:val="single" w:sz="4" w:space="0" w:color="auto"/>
            </w:tcBorders>
            <w:vAlign w:val="center"/>
            <w:hideMark/>
          </w:tcPr>
          <w:p w14:paraId="12B35BC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LOKESHWARA KAMATAM REDDY</w:t>
            </w:r>
          </w:p>
        </w:tc>
        <w:tc>
          <w:tcPr>
            <w:tcW w:w="1404" w:type="dxa"/>
            <w:tcBorders>
              <w:top w:val="nil"/>
              <w:left w:val="nil"/>
              <w:bottom w:val="single" w:sz="4" w:space="0" w:color="auto"/>
              <w:right w:val="single" w:sz="4" w:space="0" w:color="auto"/>
            </w:tcBorders>
            <w:vAlign w:val="center"/>
            <w:hideMark/>
          </w:tcPr>
          <w:p w14:paraId="05D5D7A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Loyal Reese</w:t>
            </w:r>
          </w:p>
        </w:tc>
        <w:tc>
          <w:tcPr>
            <w:tcW w:w="916" w:type="dxa"/>
            <w:tcBorders>
              <w:top w:val="nil"/>
              <w:left w:val="nil"/>
              <w:bottom w:val="nil"/>
              <w:right w:val="nil"/>
            </w:tcBorders>
            <w:noWrap/>
            <w:vAlign w:val="bottom"/>
            <w:hideMark/>
          </w:tcPr>
          <w:p w14:paraId="77BE4DF8"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5AC2276A"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393</w:t>
            </w:r>
          </w:p>
        </w:tc>
        <w:tc>
          <w:tcPr>
            <w:tcW w:w="2737" w:type="dxa"/>
            <w:tcBorders>
              <w:top w:val="nil"/>
              <w:left w:val="nil"/>
              <w:bottom w:val="single" w:sz="4" w:space="0" w:color="auto"/>
              <w:right w:val="single" w:sz="4" w:space="0" w:color="auto"/>
            </w:tcBorders>
            <w:vAlign w:val="center"/>
            <w:hideMark/>
          </w:tcPr>
          <w:p w14:paraId="656F0551"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GAURI VITTHAL MAHALLE</w:t>
            </w:r>
          </w:p>
        </w:tc>
        <w:tc>
          <w:tcPr>
            <w:tcW w:w="1465" w:type="dxa"/>
            <w:tcBorders>
              <w:top w:val="nil"/>
              <w:left w:val="nil"/>
              <w:bottom w:val="single" w:sz="4" w:space="0" w:color="auto"/>
              <w:right w:val="single" w:sz="4" w:space="0" w:color="auto"/>
            </w:tcBorders>
            <w:vAlign w:val="center"/>
            <w:hideMark/>
          </w:tcPr>
          <w:p w14:paraId="6F2BDF4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Galina Cook</w:t>
            </w:r>
          </w:p>
        </w:tc>
        <w:tc>
          <w:tcPr>
            <w:tcW w:w="222" w:type="dxa"/>
            <w:vAlign w:val="center"/>
            <w:hideMark/>
          </w:tcPr>
          <w:p w14:paraId="01215B06" w14:textId="77777777" w:rsidR="003F664A" w:rsidRPr="00630201" w:rsidRDefault="003F664A" w:rsidP="008E279B">
            <w:pPr>
              <w:rPr>
                <w:sz w:val="20"/>
                <w:szCs w:val="20"/>
              </w:rPr>
            </w:pPr>
          </w:p>
        </w:tc>
      </w:tr>
      <w:tr w:rsidR="003F664A" w:rsidRPr="00630201" w14:paraId="41DCBD3D"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59E760D4"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335</w:t>
            </w:r>
          </w:p>
        </w:tc>
        <w:tc>
          <w:tcPr>
            <w:tcW w:w="2531" w:type="dxa"/>
            <w:tcBorders>
              <w:top w:val="nil"/>
              <w:left w:val="nil"/>
              <w:bottom w:val="single" w:sz="4" w:space="0" w:color="auto"/>
              <w:right w:val="single" w:sz="4" w:space="0" w:color="auto"/>
            </w:tcBorders>
            <w:vAlign w:val="center"/>
            <w:hideMark/>
          </w:tcPr>
          <w:p w14:paraId="1C7A7E6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GUNA </w:t>
            </w:r>
            <w:proofErr w:type="gramStart"/>
            <w:r w:rsidRPr="00630201">
              <w:rPr>
                <w:rFonts w:ascii="Verdana" w:hAnsi="Verdana" w:cs="Calibri"/>
                <w:color w:val="000000"/>
                <w:sz w:val="17"/>
                <w:szCs w:val="17"/>
              </w:rPr>
              <w:t>SEKHAR  PERIMI</w:t>
            </w:r>
            <w:proofErr w:type="gramEnd"/>
          </w:p>
        </w:tc>
        <w:tc>
          <w:tcPr>
            <w:tcW w:w="1404" w:type="dxa"/>
            <w:tcBorders>
              <w:top w:val="nil"/>
              <w:left w:val="nil"/>
              <w:bottom w:val="single" w:sz="4" w:space="0" w:color="auto"/>
              <w:right w:val="single" w:sz="4" w:space="0" w:color="auto"/>
            </w:tcBorders>
            <w:vAlign w:val="center"/>
            <w:hideMark/>
          </w:tcPr>
          <w:p w14:paraId="22502A0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Gunner Pedro</w:t>
            </w:r>
          </w:p>
        </w:tc>
        <w:tc>
          <w:tcPr>
            <w:tcW w:w="916" w:type="dxa"/>
            <w:tcBorders>
              <w:top w:val="nil"/>
              <w:left w:val="nil"/>
              <w:bottom w:val="nil"/>
              <w:right w:val="nil"/>
            </w:tcBorders>
            <w:noWrap/>
            <w:vAlign w:val="bottom"/>
            <w:hideMark/>
          </w:tcPr>
          <w:p w14:paraId="78685A7A"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5663ECA9"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394</w:t>
            </w:r>
          </w:p>
        </w:tc>
        <w:tc>
          <w:tcPr>
            <w:tcW w:w="2737" w:type="dxa"/>
            <w:tcBorders>
              <w:top w:val="nil"/>
              <w:left w:val="nil"/>
              <w:bottom w:val="single" w:sz="4" w:space="0" w:color="auto"/>
              <w:right w:val="single" w:sz="4" w:space="0" w:color="auto"/>
            </w:tcBorders>
            <w:vAlign w:val="center"/>
            <w:hideMark/>
          </w:tcPr>
          <w:p w14:paraId="527AF06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NITA RAMCHANDRA DHAGE</w:t>
            </w:r>
          </w:p>
        </w:tc>
        <w:tc>
          <w:tcPr>
            <w:tcW w:w="1465" w:type="dxa"/>
            <w:tcBorders>
              <w:top w:val="nil"/>
              <w:left w:val="nil"/>
              <w:bottom w:val="single" w:sz="4" w:space="0" w:color="auto"/>
              <w:right w:val="single" w:sz="4" w:space="0" w:color="auto"/>
            </w:tcBorders>
            <w:vAlign w:val="center"/>
            <w:hideMark/>
          </w:tcPr>
          <w:p w14:paraId="5166680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Natalie Deborah</w:t>
            </w:r>
          </w:p>
        </w:tc>
        <w:tc>
          <w:tcPr>
            <w:tcW w:w="222" w:type="dxa"/>
            <w:vAlign w:val="center"/>
            <w:hideMark/>
          </w:tcPr>
          <w:p w14:paraId="60B2AE7C" w14:textId="77777777" w:rsidR="003F664A" w:rsidRPr="00630201" w:rsidRDefault="003F664A" w:rsidP="008E279B">
            <w:pPr>
              <w:rPr>
                <w:sz w:val="20"/>
                <w:szCs w:val="20"/>
              </w:rPr>
            </w:pPr>
          </w:p>
        </w:tc>
      </w:tr>
      <w:tr w:rsidR="003F664A" w:rsidRPr="00630201" w14:paraId="1B5FF045"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4C54A01B"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336</w:t>
            </w:r>
          </w:p>
        </w:tc>
        <w:tc>
          <w:tcPr>
            <w:tcW w:w="2531" w:type="dxa"/>
            <w:tcBorders>
              <w:top w:val="nil"/>
              <w:left w:val="nil"/>
              <w:bottom w:val="single" w:sz="4" w:space="0" w:color="auto"/>
              <w:right w:val="single" w:sz="4" w:space="0" w:color="auto"/>
            </w:tcBorders>
            <w:vAlign w:val="center"/>
            <w:hideMark/>
          </w:tcPr>
          <w:p w14:paraId="658F0891"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VIJAY </w:t>
            </w:r>
            <w:proofErr w:type="gramStart"/>
            <w:r w:rsidRPr="00630201">
              <w:rPr>
                <w:rFonts w:ascii="Verdana" w:hAnsi="Verdana" w:cs="Calibri"/>
                <w:color w:val="000000"/>
                <w:sz w:val="17"/>
                <w:szCs w:val="17"/>
              </w:rPr>
              <w:t>KUMAR  UPPARA</w:t>
            </w:r>
            <w:proofErr w:type="gramEnd"/>
          </w:p>
        </w:tc>
        <w:tc>
          <w:tcPr>
            <w:tcW w:w="1404" w:type="dxa"/>
            <w:tcBorders>
              <w:top w:val="nil"/>
              <w:left w:val="nil"/>
              <w:bottom w:val="single" w:sz="4" w:space="0" w:color="auto"/>
              <w:right w:val="single" w:sz="4" w:space="0" w:color="auto"/>
            </w:tcBorders>
            <w:vAlign w:val="center"/>
            <w:hideMark/>
          </w:tcPr>
          <w:p w14:paraId="3B489DE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Victor Ulrich</w:t>
            </w:r>
          </w:p>
        </w:tc>
        <w:tc>
          <w:tcPr>
            <w:tcW w:w="916" w:type="dxa"/>
            <w:tcBorders>
              <w:top w:val="nil"/>
              <w:left w:val="nil"/>
              <w:bottom w:val="nil"/>
              <w:right w:val="nil"/>
            </w:tcBorders>
            <w:noWrap/>
            <w:vAlign w:val="bottom"/>
            <w:hideMark/>
          </w:tcPr>
          <w:p w14:paraId="6BDFABF1"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ED43FBF"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395</w:t>
            </w:r>
          </w:p>
        </w:tc>
        <w:tc>
          <w:tcPr>
            <w:tcW w:w="2737" w:type="dxa"/>
            <w:tcBorders>
              <w:top w:val="nil"/>
              <w:left w:val="nil"/>
              <w:bottom w:val="single" w:sz="4" w:space="0" w:color="auto"/>
              <w:right w:val="single" w:sz="4" w:space="0" w:color="auto"/>
            </w:tcBorders>
            <w:vAlign w:val="center"/>
            <w:hideMark/>
          </w:tcPr>
          <w:p w14:paraId="2F9E84B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VISHAKHA GOVARDHAN CHIPPA</w:t>
            </w:r>
          </w:p>
        </w:tc>
        <w:tc>
          <w:tcPr>
            <w:tcW w:w="1465" w:type="dxa"/>
            <w:tcBorders>
              <w:top w:val="nil"/>
              <w:left w:val="nil"/>
              <w:bottom w:val="single" w:sz="4" w:space="0" w:color="auto"/>
              <w:right w:val="single" w:sz="4" w:space="0" w:color="auto"/>
            </w:tcBorders>
            <w:vAlign w:val="center"/>
            <w:hideMark/>
          </w:tcPr>
          <w:p w14:paraId="6F5528F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Valen Clover</w:t>
            </w:r>
          </w:p>
        </w:tc>
        <w:tc>
          <w:tcPr>
            <w:tcW w:w="222" w:type="dxa"/>
            <w:vAlign w:val="center"/>
            <w:hideMark/>
          </w:tcPr>
          <w:p w14:paraId="3112053E" w14:textId="77777777" w:rsidR="003F664A" w:rsidRPr="00630201" w:rsidRDefault="003F664A" w:rsidP="008E279B">
            <w:pPr>
              <w:rPr>
                <w:sz w:val="20"/>
                <w:szCs w:val="20"/>
              </w:rPr>
            </w:pPr>
          </w:p>
        </w:tc>
      </w:tr>
      <w:tr w:rsidR="003F664A" w:rsidRPr="00630201" w14:paraId="45050AC2"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4A914B40"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337</w:t>
            </w:r>
          </w:p>
        </w:tc>
        <w:tc>
          <w:tcPr>
            <w:tcW w:w="2531" w:type="dxa"/>
            <w:tcBorders>
              <w:top w:val="nil"/>
              <w:left w:val="nil"/>
              <w:bottom w:val="single" w:sz="4" w:space="0" w:color="auto"/>
              <w:right w:val="single" w:sz="4" w:space="0" w:color="auto"/>
            </w:tcBorders>
            <w:vAlign w:val="center"/>
            <w:hideMark/>
          </w:tcPr>
          <w:p w14:paraId="4300BB54"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IMPA  S</w:t>
            </w:r>
            <w:proofErr w:type="gramEnd"/>
            <w:r w:rsidRPr="00630201">
              <w:rPr>
                <w:rFonts w:ascii="Verdana" w:hAnsi="Verdana" w:cs="Calibri"/>
                <w:color w:val="000000"/>
                <w:sz w:val="17"/>
                <w:szCs w:val="17"/>
              </w:rPr>
              <w:t xml:space="preserve"> B</w:t>
            </w:r>
          </w:p>
        </w:tc>
        <w:tc>
          <w:tcPr>
            <w:tcW w:w="1404" w:type="dxa"/>
            <w:tcBorders>
              <w:top w:val="nil"/>
              <w:left w:val="nil"/>
              <w:bottom w:val="single" w:sz="4" w:space="0" w:color="auto"/>
              <w:right w:val="single" w:sz="4" w:space="0" w:color="auto"/>
            </w:tcBorders>
            <w:vAlign w:val="center"/>
            <w:hideMark/>
          </w:tcPr>
          <w:p w14:paraId="0E1F60A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ISHA SANDRA/ Isha Sandra</w:t>
            </w:r>
          </w:p>
        </w:tc>
        <w:tc>
          <w:tcPr>
            <w:tcW w:w="916" w:type="dxa"/>
            <w:tcBorders>
              <w:top w:val="nil"/>
              <w:left w:val="nil"/>
              <w:bottom w:val="nil"/>
              <w:right w:val="nil"/>
            </w:tcBorders>
            <w:noWrap/>
            <w:vAlign w:val="bottom"/>
            <w:hideMark/>
          </w:tcPr>
          <w:p w14:paraId="64CAD588"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546EA277"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396</w:t>
            </w:r>
          </w:p>
        </w:tc>
        <w:tc>
          <w:tcPr>
            <w:tcW w:w="2737" w:type="dxa"/>
            <w:tcBorders>
              <w:top w:val="nil"/>
              <w:left w:val="nil"/>
              <w:bottom w:val="single" w:sz="4" w:space="0" w:color="auto"/>
              <w:right w:val="single" w:sz="4" w:space="0" w:color="auto"/>
            </w:tcBorders>
            <w:vAlign w:val="center"/>
            <w:hideMark/>
          </w:tcPr>
          <w:p w14:paraId="335B83D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PRIYANKA MOTILAL WAGHMODE</w:t>
            </w:r>
          </w:p>
        </w:tc>
        <w:tc>
          <w:tcPr>
            <w:tcW w:w="1465" w:type="dxa"/>
            <w:tcBorders>
              <w:top w:val="nil"/>
              <w:left w:val="nil"/>
              <w:bottom w:val="single" w:sz="4" w:space="0" w:color="auto"/>
              <w:right w:val="single" w:sz="4" w:space="0" w:color="auto"/>
            </w:tcBorders>
            <w:vAlign w:val="center"/>
            <w:hideMark/>
          </w:tcPr>
          <w:p w14:paraId="58DD124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Pearl Woods</w:t>
            </w:r>
          </w:p>
        </w:tc>
        <w:tc>
          <w:tcPr>
            <w:tcW w:w="222" w:type="dxa"/>
            <w:vAlign w:val="center"/>
            <w:hideMark/>
          </w:tcPr>
          <w:p w14:paraId="341281A9" w14:textId="77777777" w:rsidR="003F664A" w:rsidRPr="00630201" w:rsidRDefault="003F664A" w:rsidP="008E279B">
            <w:pPr>
              <w:rPr>
                <w:sz w:val="20"/>
                <w:szCs w:val="20"/>
              </w:rPr>
            </w:pPr>
          </w:p>
        </w:tc>
      </w:tr>
      <w:tr w:rsidR="003F664A" w:rsidRPr="00630201" w14:paraId="6180486C" w14:textId="77777777" w:rsidTr="008E279B">
        <w:trPr>
          <w:trHeight w:val="840"/>
        </w:trPr>
        <w:tc>
          <w:tcPr>
            <w:tcW w:w="552" w:type="dxa"/>
            <w:tcBorders>
              <w:top w:val="nil"/>
              <w:left w:val="single" w:sz="4" w:space="0" w:color="auto"/>
              <w:bottom w:val="single" w:sz="4" w:space="0" w:color="auto"/>
              <w:right w:val="single" w:sz="4" w:space="0" w:color="auto"/>
            </w:tcBorders>
            <w:noWrap/>
            <w:vAlign w:val="bottom"/>
            <w:hideMark/>
          </w:tcPr>
          <w:p w14:paraId="6D7A9090"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338</w:t>
            </w:r>
          </w:p>
        </w:tc>
        <w:tc>
          <w:tcPr>
            <w:tcW w:w="2531" w:type="dxa"/>
            <w:tcBorders>
              <w:top w:val="nil"/>
              <w:left w:val="nil"/>
              <w:bottom w:val="single" w:sz="4" w:space="0" w:color="auto"/>
              <w:right w:val="single" w:sz="4" w:space="0" w:color="auto"/>
            </w:tcBorders>
            <w:vAlign w:val="center"/>
            <w:hideMark/>
          </w:tcPr>
          <w:p w14:paraId="1208C739"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SHAILESH </w:t>
            </w:r>
            <w:proofErr w:type="gramStart"/>
            <w:r w:rsidRPr="00630201">
              <w:rPr>
                <w:rFonts w:ascii="Verdana" w:hAnsi="Verdana" w:cs="Calibri"/>
                <w:color w:val="000000"/>
                <w:sz w:val="17"/>
                <w:szCs w:val="17"/>
              </w:rPr>
              <w:t>KUMAR  SINGH</w:t>
            </w:r>
            <w:proofErr w:type="gramEnd"/>
          </w:p>
        </w:tc>
        <w:tc>
          <w:tcPr>
            <w:tcW w:w="1404" w:type="dxa"/>
            <w:tcBorders>
              <w:top w:val="nil"/>
              <w:left w:val="nil"/>
              <w:bottom w:val="single" w:sz="4" w:space="0" w:color="auto"/>
              <w:right w:val="single" w:sz="4" w:space="0" w:color="auto"/>
            </w:tcBorders>
            <w:vAlign w:val="center"/>
            <w:hideMark/>
          </w:tcPr>
          <w:p w14:paraId="75CF803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Stephen Simpson/ Shirish Shekhar</w:t>
            </w:r>
          </w:p>
        </w:tc>
        <w:tc>
          <w:tcPr>
            <w:tcW w:w="916" w:type="dxa"/>
            <w:tcBorders>
              <w:top w:val="nil"/>
              <w:left w:val="nil"/>
              <w:bottom w:val="nil"/>
              <w:right w:val="nil"/>
            </w:tcBorders>
            <w:noWrap/>
            <w:vAlign w:val="bottom"/>
            <w:hideMark/>
          </w:tcPr>
          <w:p w14:paraId="3475B144"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221E530C"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397</w:t>
            </w:r>
          </w:p>
        </w:tc>
        <w:tc>
          <w:tcPr>
            <w:tcW w:w="2737" w:type="dxa"/>
            <w:tcBorders>
              <w:top w:val="nil"/>
              <w:left w:val="nil"/>
              <w:bottom w:val="single" w:sz="4" w:space="0" w:color="auto"/>
              <w:right w:val="single" w:sz="4" w:space="0" w:color="auto"/>
            </w:tcBorders>
            <w:vAlign w:val="center"/>
            <w:hideMark/>
          </w:tcPr>
          <w:p w14:paraId="0064C8E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AISHWARYA VIJAY RANWARE</w:t>
            </w:r>
          </w:p>
        </w:tc>
        <w:tc>
          <w:tcPr>
            <w:tcW w:w="1465" w:type="dxa"/>
            <w:tcBorders>
              <w:top w:val="nil"/>
              <w:left w:val="nil"/>
              <w:bottom w:val="single" w:sz="4" w:space="0" w:color="auto"/>
              <w:right w:val="single" w:sz="4" w:space="0" w:color="auto"/>
            </w:tcBorders>
            <w:vAlign w:val="center"/>
            <w:hideMark/>
          </w:tcPr>
          <w:p w14:paraId="357D169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Amy Logan</w:t>
            </w:r>
          </w:p>
        </w:tc>
        <w:tc>
          <w:tcPr>
            <w:tcW w:w="222" w:type="dxa"/>
            <w:vAlign w:val="center"/>
            <w:hideMark/>
          </w:tcPr>
          <w:p w14:paraId="1AD7BD27" w14:textId="77777777" w:rsidR="003F664A" w:rsidRPr="00630201" w:rsidRDefault="003F664A" w:rsidP="008E279B">
            <w:pPr>
              <w:rPr>
                <w:sz w:val="20"/>
                <w:szCs w:val="20"/>
              </w:rPr>
            </w:pPr>
          </w:p>
        </w:tc>
      </w:tr>
      <w:tr w:rsidR="003F664A" w:rsidRPr="00630201" w14:paraId="661CB61E"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11674D79"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339</w:t>
            </w:r>
          </w:p>
        </w:tc>
        <w:tc>
          <w:tcPr>
            <w:tcW w:w="2531" w:type="dxa"/>
            <w:tcBorders>
              <w:top w:val="nil"/>
              <w:left w:val="nil"/>
              <w:bottom w:val="single" w:sz="4" w:space="0" w:color="auto"/>
              <w:right w:val="single" w:sz="4" w:space="0" w:color="auto"/>
            </w:tcBorders>
            <w:vAlign w:val="center"/>
            <w:hideMark/>
          </w:tcPr>
          <w:p w14:paraId="4313E68F"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RANJITHA  K</w:t>
            </w:r>
            <w:proofErr w:type="gramEnd"/>
          </w:p>
        </w:tc>
        <w:tc>
          <w:tcPr>
            <w:tcW w:w="1404" w:type="dxa"/>
            <w:tcBorders>
              <w:top w:val="nil"/>
              <w:left w:val="nil"/>
              <w:bottom w:val="single" w:sz="4" w:space="0" w:color="auto"/>
              <w:right w:val="single" w:sz="4" w:space="0" w:color="auto"/>
            </w:tcBorders>
            <w:vAlign w:val="center"/>
            <w:hideMark/>
          </w:tcPr>
          <w:p w14:paraId="6D80E05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Russell Kerr</w:t>
            </w:r>
          </w:p>
        </w:tc>
        <w:tc>
          <w:tcPr>
            <w:tcW w:w="916" w:type="dxa"/>
            <w:tcBorders>
              <w:top w:val="nil"/>
              <w:left w:val="nil"/>
              <w:bottom w:val="nil"/>
              <w:right w:val="nil"/>
            </w:tcBorders>
            <w:noWrap/>
            <w:vAlign w:val="bottom"/>
            <w:hideMark/>
          </w:tcPr>
          <w:p w14:paraId="042BC5D3"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1E50DD23"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398</w:t>
            </w:r>
          </w:p>
        </w:tc>
        <w:tc>
          <w:tcPr>
            <w:tcW w:w="2737" w:type="dxa"/>
            <w:tcBorders>
              <w:top w:val="nil"/>
              <w:left w:val="nil"/>
              <w:bottom w:val="single" w:sz="4" w:space="0" w:color="auto"/>
              <w:right w:val="single" w:sz="4" w:space="0" w:color="auto"/>
            </w:tcBorders>
            <w:vAlign w:val="center"/>
            <w:hideMark/>
          </w:tcPr>
          <w:p w14:paraId="1F40450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RAJESH SURENDER SINGH</w:t>
            </w:r>
          </w:p>
        </w:tc>
        <w:tc>
          <w:tcPr>
            <w:tcW w:w="1465" w:type="dxa"/>
            <w:tcBorders>
              <w:top w:val="nil"/>
              <w:left w:val="nil"/>
              <w:bottom w:val="single" w:sz="4" w:space="0" w:color="auto"/>
              <w:right w:val="single" w:sz="4" w:space="0" w:color="auto"/>
            </w:tcBorders>
            <w:vAlign w:val="center"/>
            <w:hideMark/>
          </w:tcPr>
          <w:p w14:paraId="7FA4278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Reed Simpson</w:t>
            </w:r>
          </w:p>
        </w:tc>
        <w:tc>
          <w:tcPr>
            <w:tcW w:w="222" w:type="dxa"/>
            <w:vAlign w:val="center"/>
            <w:hideMark/>
          </w:tcPr>
          <w:p w14:paraId="578D6306" w14:textId="77777777" w:rsidR="003F664A" w:rsidRPr="00630201" w:rsidRDefault="003F664A" w:rsidP="008E279B">
            <w:pPr>
              <w:rPr>
                <w:sz w:val="20"/>
                <w:szCs w:val="20"/>
              </w:rPr>
            </w:pPr>
          </w:p>
        </w:tc>
      </w:tr>
      <w:tr w:rsidR="003F664A" w:rsidRPr="00630201" w14:paraId="218CD492"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76838E0A"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340</w:t>
            </w:r>
          </w:p>
        </w:tc>
        <w:tc>
          <w:tcPr>
            <w:tcW w:w="2531" w:type="dxa"/>
            <w:tcBorders>
              <w:top w:val="nil"/>
              <w:left w:val="nil"/>
              <w:bottom w:val="single" w:sz="4" w:space="0" w:color="auto"/>
              <w:right w:val="single" w:sz="4" w:space="0" w:color="auto"/>
            </w:tcBorders>
            <w:vAlign w:val="center"/>
            <w:hideMark/>
          </w:tcPr>
          <w:p w14:paraId="2FECFA1D"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VINOD  FAFOT</w:t>
            </w:r>
            <w:proofErr w:type="gramEnd"/>
          </w:p>
        </w:tc>
        <w:tc>
          <w:tcPr>
            <w:tcW w:w="1404" w:type="dxa"/>
            <w:tcBorders>
              <w:top w:val="nil"/>
              <w:left w:val="nil"/>
              <w:bottom w:val="single" w:sz="4" w:space="0" w:color="auto"/>
              <w:right w:val="single" w:sz="4" w:space="0" w:color="auto"/>
            </w:tcBorders>
            <w:vAlign w:val="center"/>
            <w:hideMark/>
          </w:tcPr>
          <w:p w14:paraId="3143F45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Vincent Ford/ Vivek Falgun</w:t>
            </w:r>
          </w:p>
        </w:tc>
        <w:tc>
          <w:tcPr>
            <w:tcW w:w="916" w:type="dxa"/>
            <w:tcBorders>
              <w:top w:val="nil"/>
              <w:left w:val="nil"/>
              <w:bottom w:val="nil"/>
              <w:right w:val="nil"/>
            </w:tcBorders>
            <w:noWrap/>
            <w:vAlign w:val="bottom"/>
            <w:hideMark/>
          </w:tcPr>
          <w:p w14:paraId="1701843A"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303A57A6"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399</w:t>
            </w:r>
          </w:p>
        </w:tc>
        <w:tc>
          <w:tcPr>
            <w:tcW w:w="2737" w:type="dxa"/>
            <w:tcBorders>
              <w:top w:val="nil"/>
              <w:left w:val="nil"/>
              <w:bottom w:val="single" w:sz="4" w:space="0" w:color="auto"/>
              <w:right w:val="single" w:sz="4" w:space="0" w:color="auto"/>
            </w:tcBorders>
            <w:vAlign w:val="center"/>
            <w:hideMark/>
          </w:tcPr>
          <w:p w14:paraId="4941461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APARANA SHIVAJI AWATADE</w:t>
            </w:r>
          </w:p>
        </w:tc>
        <w:tc>
          <w:tcPr>
            <w:tcW w:w="1465" w:type="dxa"/>
            <w:tcBorders>
              <w:top w:val="nil"/>
              <w:left w:val="nil"/>
              <w:bottom w:val="single" w:sz="4" w:space="0" w:color="auto"/>
              <w:right w:val="single" w:sz="4" w:space="0" w:color="auto"/>
            </w:tcBorders>
            <w:vAlign w:val="center"/>
            <w:hideMark/>
          </w:tcPr>
          <w:p w14:paraId="682A781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Adeline Avery</w:t>
            </w:r>
          </w:p>
        </w:tc>
        <w:tc>
          <w:tcPr>
            <w:tcW w:w="222" w:type="dxa"/>
            <w:vAlign w:val="center"/>
            <w:hideMark/>
          </w:tcPr>
          <w:p w14:paraId="404E93E7" w14:textId="77777777" w:rsidR="003F664A" w:rsidRPr="00630201" w:rsidRDefault="003F664A" w:rsidP="008E279B">
            <w:pPr>
              <w:rPr>
                <w:sz w:val="20"/>
                <w:szCs w:val="20"/>
              </w:rPr>
            </w:pPr>
          </w:p>
        </w:tc>
      </w:tr>
      <w:tr w:rsidR="003F664A" w:rsidRPr="00630201" w14:paraId="03DC801F" w14:textId="77777777" w:rsidTr="008E279B">
        <w:trPr>
          <w:trHeight w:val="630"/>
        </w:trPr>
        <w:tc>
          <w:tcPr>
            <w:tcW w:w="552" w:type="dxa"/>
            <w:tcBorders>
              <w:top w:val="nil"/>
              <w:left w:val="single" w:sz="4" w:space="0" w:color="auto"/>
              <w:bottom w:val="single" w:sz="4" w:space="0" w:color="auto"/>
              <w:right w:val="single" w:sz="4" w:space="0" w:color="auto"/>
            </w:tcBorders>
            <w:noWrap/>
            <w:vAlign w:val="bottom"/>
            <w:hideMark/>
          </w:tcPr>
          <w:p w14:paraId="32C39BBD"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341</w:t>
            </w:r>
          </w:p>
        </w:tc>
        <w:tc>
          <w:tcPr>
            <w:tcW w:w="2531" w:type="dxa"/>
            <w:tcBorders>
              <w:top w:val="nil"/>
              <w:left w:val="nil"/>
              <w:bottom w:val="single" w:sz="4" w:space="0" w:color="auto"/>
              <w:right w:val="single" w:sz="4" w:space="0" w:color="auto"/>
            </w:tcBorders>
            <w:vAlign w:val="center"/>
            <w:hideMark/>
          </w:tcPr>
          <w:p w14:paraId="153A6C11"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NAGESWARARAO  BOLLU</w:t>
            </w:r>
            <w:proofErr w:type="gramEnd"/>
          </w:p>
        </w:tc>
        <w:tc>
          <w:tcPr>
            <w:tcW w:w="1404" w:type="dxa"/>
            <w:tcBorders>
              <w:top w:val="nil"/>
              <w:left w:val="nil"/>
              <w:bottom w:val="single" w:sz="4" w:space="0" w:color="auto"/>
              <w:right w:val="single" w:sz="4" w:space="0" w:color="auto"/>
            </w:tcBorders>
            <w:vAlign w:val="center"/>
            <w:hideMark/>
          </w:tcPr>
          <w:p w14:paraId="7D5089C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Nikolas Brooks/ Nirav Bajaj</w:t>
            </w:r>
          </w:p>
        </w:tc>
        <w:tc>
          <w:tcPr>
            <w:tcW w:w="916" w:type="dxa"/>
            <w:tcBorders>
              <w:top w:val="nil"/>
              <w:left w:val="nil"/>
              <w:bottom w:val="nil"/>
              <w:right w:val="nil"/>
            </w:tcBorders>
            <w:noWrap/>
            <w:vAlign w:val="bottom"/>
            <w:hideMark/>
          </w:tcPr>
          <w:p w14:paraId="15C3CEE6"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13E51B68"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400</w:t>
            </w:r>
          </w:p>
        </w:tc>
        <w:tc>
          <w:tcPr>
            <w:tcW w:w="2737" w:type="dxa"/>
            <w:tcBorders>
              <w:top w:val="nil"/>
              <w:left w:val="nil"/>
              <w:bottom w:val="single" w:sz="4" w:space="0" w:color="auto"/>
              <w:right w:val="single" w:sz="4" w:space="0" w:color="auto"/>
            </w:tcBorders>
            <w:vAlign w:val="center"/>
            <w:hideMark/>
          </w:tcPr>
          <w:p w14:paraId="5759340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JAGADISH RAJU VAGGU</w:t>
            </w:r>
          </w:p>
        </w:tc>
        <w:tc>
          <w:tcPr>
            <w:tcW w:w="1465" w:type="dxa"/>
            <w:tcBorders>
              <w:top w:val="nil"/>
              <w:left w:val="nil"/>
              <w:bottom w:val="single" w:sz="4" w:space="0" w:color="auto"/>
              <w:right w:val="single" w:sz="4" w:space="0" w:color="auto"/>
            </w:tcBorders>
            <w:vAlign w:val="center"/>
            <w:hideMark/>
          </w:tcPr>
          <w:p w14:paraId="142EDDA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John Vincent</w:t>
            </w:r>
          </w:p>
        </w:tc>
        <w:tc>
          <w:tcPr>
            <w:tcW w:w="222" w:type="dxa"/>
            <w:vAlign w:val="center"/>
            <w:hideMark/>
          </w:tcPr>
          <w:p w14:paraId="64FAC821" w14:textId="77777777" w:rsidR="003F664A" w:rsidRPr="00630201" w:rsidRDefault="003F664A" w:rsidP="008E279B">
            <w:pPr>
              <w:rPr>
                <w:sz w:val="20"/>
                <w:szCs w:val="20"/>
              </w:rPr>
            </w:pPr>
          </w:p>
        </w:tc>
      </w:tr>
      <w:tr w:rsidR="003F664A" w:rsidRPr="00630201" w14:paraId="020C6192"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3D2BC87B"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342</w:t>
            </w:r>
          </w:p>
        </w:tc>
        <w:tc>
          <w:tcPr>
            <w:tcW w:w="2531" w:type="dxa"/>
            <w:tcBorders>
              <w:top w:val="nil"/>
              <w:left w:val="nil"/>
              <w:bottom w:val="single" w:sz="4" w:space="0" w:color="auto"/>
              <w:right w:val="single" w:sz="4" w:space="0" w:color="auto"/>
            </w:tcBorders>
            <w:vAlign w:val="center"/>
            <w:hideMark/>
          </w:tcPr>
          <w:p w14:paraId="53B6D865"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DEEPAK  DESAI</w:t>
            </w:r>
            <w:proofErr w:type="gramEnd"/>
          </w:p>
        </w:tc>
        <w:tc>
          <w:tcPr>
            <w:tcW w:w="1404" w:type="dxa"/>
            <w:tcBorders>
              <w:top w:val="nil"/>
              <w:left w:val="nil"/>
              <w:bottom w:val="single" w:sz="4" w:space="0" w:color="auto"/>
              <w:right w:val="single" w:sz="4" w:space="0" w:color="auto"/>
            </w:tcBorders>
            <w:vAlign w:val="center"/>
            <w:hideMark/>
          </w:tcPr>
          <w:p w14:paraId="28987FF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Davis Delgado/ Dev Dave</w:t>
            </w:r>
          </w:p>
        </w:tc>
        <w:tc>
          <w:tcPr>
            <w:tcW w:w="916" w:type="dxa"/>
            <w:tcBorders>
              <w:top w:val="nil"/>
              <w:left w:val="nil"/>
              <w:bottom w:val="nil"/>
              <w:right w:val="nil"/>
            </w:tcBorders>
            <w:noWrap/>
            <w:vAlign w:val="bottom"/>
            <w:hideMark/>
          </w:tcPr>
          <w:p w14:paraId="7D73234A"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451DBCED"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401</w:t>
            </w:r>
          </w:p>
        </w:tc>
        <w:tc>
          <w:tcPr>
            <w:tcW w:w="2737" w:type="dxa"/>
            <w:tcBorders>
              <w:top w:val="nil"/>
              <w:left w:val="nil"/>
              <w:bottom w:val="single" w:sz="4" w:space="0" w:color="auto"/>
              <w:right w:val="single" w:sz="4" w:space="0" w:color="auto"/>
            </w:tcBorders>
            <w:vAlign w:val="center"/>
            <w:hideMark/>
          </w:tcPr>
          <w:p w14:paraId="20E5B16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AKSHAY GANGADHAR DEVRAYE</w:t>
            </w:r>
          </w:p>
        </w:tc>
        <w:tc>
          <w:tcPr>
            <w:tcW w:w="1465" w:type="dxa"/>
            <w:tcBorders>
              <w:top w:val="nil"/>
              <w:left w:val="nil"/>
              <w:bottom w:val="single" w:sz="4" w:space="0" w:color="auto"/>
              <w:right w:val="single" w:sz="4" w:space="0" w:color="auto"/>
            </w:tcBorders>
            <w:vAlign w:val="center"/>
            <w:hideMark/>
          </w:tcPr>
          <w:p w14:paraId="26D4A0E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Antonio Duke</w:t>
            </w:r>
          </w:p>
        </w:tc>
        <w:tc>
          <w:tcPr>
            <w:tcW w:w="222" w:type="dxa"/>
            <w:vAlign w:val="center"/>
            <w:hideMark/>
          </w:tcPr>
          <w:p w14:paraId="462E8761" w14:textId="77777777" w:rsidR="003F664A" w:rsidRPr="00630201" w:rsidRDefault="003F664A" w:rsidP="008E279B">
            <w:pPr>
              <w:rPr>
                <w:sz w:val="20"/>
                <w:szCs w:val="20"/>
              </w:rPr>
            </w:pPr>
          </w:p>
        </w:tc>
      </w:tr>
      <w:tr w:rsidR="003F664A" w:rsidRPr="00630201" w14:paraId="02E80078" w14:textId="77777777" w:rsidTr="008E279B">
        <w:trPr>
          <w:trHeight w:val="630"/>
        </w:trPr>
        <w:tc>
          <w:tcPr>
            <w:tcW w:w="552" w:type="dxa"/>
            <w:tcBorders>
              <w:top w:val="nil"/>
              <w:left w:val="single" w:sz="4" w:space="0" w:color="auto"/>
              <w:bottom w:val="single" w:sz="4" w:space="0" w:color="auto"/>
              <w:right w:val="single" w:sz="4" w:space="0" w:color="auto"/>
            </w:tcBorders>
            <w:noWrap/>
            <w:vAlign w:val="bottom"/>
            <w:hideMark/>
          </w:tcPr>
          <w:p w14:paraId="3007BC89"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343</w:t>
            </w:r>
          </w:p>
        </w:tc>
        <w:tc>
          <w:tcPr>
            <w:tcW w:w="2531" w:type="dxa"/>
            <w:tcBorders>
              <w:top w:val="nil"/>
              <w:left w:val="nil"/>
              <w:bottom w:val="single" w:sz="4" w:space="0" w:color="auto"/>
              <w:right w:val="single" w:sz="4" w:space="0" w:color="auto"/>
            </w:tcBorders>
            <w:vAlign w:val="center"/>
            <w:hideMark/>
          </w:tcPr>
          <w:p w14:paraId="33D8AAD7"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ROJA  A</w:t>
            </w:r>
            <w:proofErr w:type="gramEnd"/>
            <w:r w:rsidRPr="00630201">
              <w:rPr>
                <w:rFonts w:ascii="Verdana" w:hAnsi="Verdana" w:cs="Calibri"/>
                <w:color w:val="000000"/>
                <w:sz w:val="17"/>
                <w:szCs w:val="17"/>
              </w:rPr>
              <w:t xml:space="preserve"> C</w:t>
            </w:r>
          </w:p>
        </w:tc>
        <w:tc>
          <w:tcPr>
            <w:tcW w:w="1404" w:type="dxa"/>
            <w:tcBorders>
              <w:top w:val="nil"/>
              <w:left w:val="nil"/>
              <w:bottom w:val="single" w:sz="4" w:space="0" w:color="auto"/>
              <w:right w:val="single" w:sz="4" w:space="0" w:color="auto"/>
            </w:tcBorders>
            <w:vAlign w:val="center"/>
            <w:hideMark/>
          </w:tcPr>
          <w:p w14:paraId="1A1EC72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Ruby Alexandra/ Ruth Alberto</w:t>
            </w:r>
          </w:p>
        </w:tc>
        <w:tc>
          <w:tcPr>
            <w:tcW w:w="916" w:type="dxa"/>
            <w:tcBorders>
              <w:top w:val="nil"/>
              <w:left w:val="nil"/>
              <w:bottom w:val="nil"/>
              <w:right w:val="nil"/>
            </w:tcBorders>
            <w:noWrap/>
            <w:vAlign w:val="bottom"/>
            <w:hideMark/>
          </w:tcPr>
          <w:p w14:paraId="29CA32B4"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4D07E494"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402</w:t>
            </w:r>
          </w:p>
        </w:tc>
        <w:tc>
          <w:tcPr>
            <w:tcW w:w="2737" w:type="dxa"/>
            <w:tcBorders>
              <w:top w:val="nil"/>
              <w:left w:val="nil"/>
              <w:bottom w:val="single" w:sz="4" w:space="0" w:color="auto"/>
              <w:right w:val="single" w:sz="4" w:space="0" w:color="auto"/>
            </w:tcBorders>
            <w:vAlign w:val="center"/>
            <w:hideMark/>
          </w:tcPr>
          <w:p w14:paraId="42D8DCA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AKSHAY SUDHAKAR UNAWANE</w:t>
            </w:r>
          </w:p>
        </w:tc>
        <w:tc>
          <w:tcPr>
            <w:tcW w:w="1465" w:type="dxa"/>
            <w:tcBorders>
              <w:top w:val="nil"/>
              <w:left w:val="nil"/>
              <w:bottom w:val="single" w:sz="4" w:space="0" w:color="auto"/>
              <w:right w:val="single" w:sz="4" w:space="0" w:color="auto"/>
            </w:tcBorders>
            <w:vAlign w:val="center"/>
            <w:hideMark/>
          </w:tcPr>
          <w:p w14:paraId="1495D92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Aston Clark</w:t>
            </w:r>
          </w:p>
        </w:tc>
        <w:tc>
          <w:tcPr>
            <w:tcW w:w="222" w:type="dxa"/>
            <w:vAlign w:val="center"/>
            <w:hideMark/>
          </w:tcPr>
          <w:p w14:paraId="53B9330B" w14:textId="77777777" w:rsidR="003F664A" w:rsidRPr="00630201" w:rsidRDefault="003F664A" w:rsidP="008E279B">
            <w:pPr>
              <w:rPr>
                <w:sz w:val="20"/>
                <w:szCs w:val="20"/>
              </w:rPr>
            </w:pPr>
          </w:p>
        </w:tc>
      </w:tr>
      <w:tr w:rsidR="003F664A" w:rsidRPr="00630201" w14:paraId="55E1B12F"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1966BC69"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344</w:t>
            </w:r>
          </w:p>
        </w:tc>
        <w:tc>
          <w:tcPr>
            <w:tcW w:w="2531" w:type="dxa"/>
            <w:tcBorders>
              <w:top w:val="nil"/>
              <w:left w:val="nil"/>
              <w:bottom w:val="single" w:sz="4" w:space="0" w:color="auto"/>
              <w:right w:val="single" w:sz="4" w:space="0" w:color="auto"/>
            </w:tcBorders>
            <w:vAlign w:val="center"/>
            <w:hideMark/>
          </w:tcPr>
          <w:p w14:paraId="1556C032"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SUBRAMANI  C</w:t>
            </w:r>
            <w:proofErr w:type="gramEnd"/>
            <w:r w:rsidRPr="00630201">
              <w:rPr>
                <w:rFonts w:ascii="Verdana" w:hAnsi="Verdana" w:cs="Calibri"/>
                <w:color w:val="000000"/>
                <w:sz w:val="17"/>
                <w:szCs w:val="17"/>
              </w:rPr>
              <w:t xml:space="preserve"> K</w:t>
            </w:r>
          </w:p>
        </w:tc>
        <w:tc>
          <w:tcPr>
            <w:tcW w:w="1404" w:type="dxa"/>
            <w:tcBorders>
              <w:top w:val="nil"/>
              <w:left w:val="nil"/>
              <w:bottom w:val="single" w:sz="4" w:space="0" w:color="auto"/>
              <w:right w:val="single" w:sz="4" w:space="0" w:color="auto"/>
            </w:tcBorders>
            <w:vAlign w:val="center"/>
            <w:hideMark/>
          </w:tcPr>
          <w:p w14:paraId="3C18038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Shannon Kelley</w:t>
            </w:r>
          </w:p>
        </w:tc>
        <w:tc>
          <w:tcPr>
            <w:tcW w:w="916" w:type="dxa"/>
            <w:tcBorders>
              <w:top w:val="nil"/>
              <w:left w:val="nil"/>
              <w:bottom w:val="nil"/>
              <w:right w:val="nil"/>
            </w:tcBorders>
            <w:noWrap/>
            <w:vAlign w:val="bottom"/>
            <w:hideMark/>
          </w:tcPr>
          <w:p w14:paraId="004CF358"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23203683"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403</w:t>
            </w:r>
          </w:p>
        </w:tc>
        <w:tc>
          <w:tcPr>
            <w:tcW w:w="2737" w:type="dxa"/>
            <w:tcBorders>
              <w:top w:val="nil"/>
              <w:left w:val="nil"/>
              <w:bottom w:val="single" w:sz="4" w:space="0" w:color="auto"/>
              <w:right w:val="single" w:sz="4" w:space="0" w:color="auto"/>
            </w:tcBorders>
            <w:vAlign w:val="center"/>
            <w:hideMark/>
          </w:tcPr>
          <w:p w14:paraId="25D7F44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RAVINDRA NARSING DAMLE</w:t>
            </w:r>
          </w:p>
        </w:tc>
        <w:tc>
          <w:tcPr>
            <w:tcW w:w="1465" w:type="dxa"/>
            <w:tcBorders>
              <w:top w:val="nil"/>
              <w:left w:val="nil"/>
              <w:bottom w:val="single" w:sz="4" w:space="0" w:color="auto"/>
              <w:right w:val="single" w:sz="4" w:space="0" w:color="auto"/>
            </w:tcBorders>
            <w:vAlign w:val="center"/>
            <w:hideMark/>
          </w:tcPr>
          <w:p w14:paraId="68C2B12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Rickey Goodwin</w:t>
            </w:r>
          </w:p>
        </w:tc>
        <w:tc>
          <w:tcPr>
            <w:tcW w:w="222" w:type="dxa"/>
            <w:vAlign w:val="center"/>
            <w:hideMark/>
          </w:tcPr>
          <w:p w14:paraId="101377A5" w14:textId="77777777" w:rsidR="003F664A" w:rsidRPr="00630201" w:rsidRDefault="003F664A" w:rsidP="008E279B">
            <w:pPr>
              <w:rPr>
                <w:sz w:val="20"/>
                <w:szCs w:val="20"/>
              </w:rPr>
            </w:pPr>
          </w:p>
        </w:tc>
      </w:tr>
      <w:tr w:rsidR="003F664A" w:rsidRPr="00630201" w14:paraId="4F7CD2E7"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4E573369"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345</w:t>
            </w:r>
          </w:p>
        </w:tc>
        <w:tc>
          <w:tcPr>
            <w:tcW w:w="2531" w:type="dxa"/>
            <w:tcBorders>
              <w:top w:val="nil"/>
              <w:left w:val="nil"/>
              <w:bottom w:val="single" w:sz="4" w:space="0" w:color="auto"/>
              <w:right w:val="single" w:sz="4" w:space="0" w:color="auto"/>
            </w:tcBorders>
            <w:vAlign w:val="center"/>
            <w:hideMark/>
          </w:tcPr>
          <w:p w14:paraId="025C2D19"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BISHNU CHANDRA KARUA</w:t>
            </w:r>
          </w:p>
        </w:tc>
        <w:tc>
          <w:tcPr>
            <w:tcW w:w="1404" w:type="dxa"/>
            <w:tcBorders>
              <w:top w:val="nil"/>
              <w:left w:val="nil"/>
              <w:bottom w:val="single" w:sz="4" w:space="0" w:color="auto"/>
              <w:right w:val="single" w:sz="4" w:space="0" w:color="auto"/>
            </w:tcBorders>
            <w:vAlign w:val="center"/>
            <w:hideMark/>
          </w:tcPr>
          <w:p w14:paraId="253AC56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Bennett Kelly/ Bala Kumar</w:t>
            </w:r>
          </w:p>
        </w:tc>
        <w:tc>
          <w:tcPr>
            <w:tcW w:w="916" w:type="dxa"/>
            <w:tcBorders>
              <w:top w:val="nil"/>
              <w:left w:val="nil"/>
              <w:bottom w:val="nil"/>
              <w:right w:val="nil"/>
            </w:tcBorders>
            <w:noWrap/>
            <w:vAlign w:val="bottom"/>
            <w:hideMark/>
          </w:tcPr>
          <w:p w14:paraId="5AB4493A"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516A1F1E"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404</w:t>
            </w:r>
          </w:p>
        </w:tc>
        <w:tc>
          <w:tcPr>
            <w:tcW w:w="2737" w:type="dxa"/>
            <w:tcBorders>
              <w:top w:val="nil"/>
              <w:left w:val="nil"/>
              <w:bottom w:val="single" w:sz="4" w:space="0" w:color="auto"/>
              <w:right w:val="single" w:sz="4" w:space="0" w:color="auto"/>
            </w:tcBorders>
            <w:vAlign w:val="center"/>
            <w:hideMark/>
          </w:tcPr>
          <w:p w14:paraId="6F38B51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MONALI PRABHAKAR BALKAR</w:t>
            </w:r>
          </w:p>
        </w:tc>
        <w:tc>
          <w:tcPr>
            <w:tcW w:w="1465" w:type="dxa"/>
            <w:tcBorders>
              <w:top w:val="nil"/>
              <w:left w:val="nil"/>
              <w:bottom w:val="single" w:sz="4" w:space="0" w:color="auto"/>
              <w:right w:val="single" w:sz="4" w:space="0" w:color="auto"/>
            </w:tcBorders>
            <w:vAlign w:val="center"/>
            <w:hideMark/>
          </w:tcPr>
          <w:p w14:paraId="6D87079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Monica Watson</w:t>
            </w:r>
          </w:p>
        </w:tc>
        <w:tc>
          <w:tcPr>
            <w:tcW w:w="222" w:type="dxa"/>
            <w:vAlign w:val="center"/>
            <w:hideMark/>
          </w:tcPr>
          <w:p w14:paraId="703C2C4F" w14:textId="77777777" w:rsidR="003F664A" w:rsidRPr="00630201" w:rsidRDefault="003F664A" w:rsidP="008E279B">
            <w:pPr>
              <w:rPr>
                <w:sz w:val="20"/>
                <w:szCs w:val="20"/>
              </w:rPr>
            </w:pPr>
          </w:p>
        </w:tc>
      </w:tr>
      <w:tr w:rsidR="003F664A" w:rsidRPr="00630201" w14:paraId="391770EA"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02B3B9AB"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346</w:t>
            </w:r>
          </w:p>
        </w:tc>
        <w:tc>
          <w:tcPr>
            <w:tcW w:w="2531" w:type="dxa"/>
            <w:tcBorders>
              <w:top w:val="nil"/>
              <w:left w:val="nil"/>
              <w:bottom w:val="single" w:sz="4" w:space="0" w:color="auto"/>
              <w:right w:val="single" w:sz="4" w:space="0" w:color="auto"/>
            </w:tcBorders>
            <w:vAlign w:val="center"/>
            <w:hideMark/>
          </w:tcPr>
          <w:p w14:paraId="43E68F1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ROHAN SHARAD GANDHI</w:t>
            </w:r>
          </w:p>
        </w:tc>
        <w:tc>
          <w:tcPr>
            <w:tcW w:w="1404" w:type="dxa"/>
            <w:tcBorders>
              <w:top w:val="nil"/>
              <w:left w:val="nil"/>
              <w:bottom w:val="single" w:sz="4" w:space="0" w:color="auto"/>
              <w:right w:val="single" w:sz="4" w:space="0" w:color="auto"/>
            </w:tcBorders>
            <w:vAlign w:val="center"/>
            <w:hideMark/>
          </w:tcPr>
          <w:p w14:paraId="7F0D3C0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Ryan Gary</w:t>
            </w:r>
          </w:p>
        </w:tc>
        <w:tc>
          <w:tcPr>
            <w:tcW w:w="916" w:type="dxa"/>
            <w:tcBorders>
              <w:top w:val="nil"/>
              <w:left w:val="nil"/>
              <w:bottom w:val="nil"/>
              <w:right w:val="nil"/>
            </w:tcBorders>
            <w:noWrap/>
            <w:vAlign w:val="bottom"/>
            <w:hideMark/>
          </w:tcPr>
          <w:p w14:paraId="39C3D57E"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28E2289A"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405</w:t>
            </w:r>
          </w:p>
        </w:tc>
        <w:tc>
          <w:tcPr>
            <w:tcW w:w="2737" w:type="dxa"/>
            <w:tcBorders>
              <w:top w:val="nil"/>
              <w:left w:val="nil"/>
              <w:bottom w:val="single" w:sz="4" w:space="0" w:color="auto"/>
              <w:right w:val="single" w:sz="4" w:space="0" w:color="auto"/>
            </w:tcBorders>
            <w:vAlign w:val="center"/>
            <w:hideMark/>
          </w:tcPr>
          <w:p w14:paraId="073C700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LAXMI AMAR KOLAPYAK</w:t>
            </w:r>
          </w:p>
        </w:tc>
        <w:tc>
          <w:tcPr>
            <w:tcW w:w="1465" w:type="dxa"/>
            <w:tcBorders>
              <w:top w:val="nil"/>
              <w:left w:val="nil"/>
              <w:bottom w:val="single" w:sz="4" w:space="0" w:color="auto"/>
              <w:right w:val="single" w:sz="4" w:space="0" w:color="auto"/>
            </w:tcBorders>
            <w:vAlign w:val="center"/>
            <w:hideMark/>
          </w:tcPr>
          <w:p w14:paraId="34A21BA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Lucy Kent</w:t>
            </w:r>
          </w:p>
        </w:tc>
        <w:tc>
          <w:tcPr>
            <w:tcW w:w="222" w:type="dxa"/>
            <w:vAlign w:val="center"/>
            <w:hideMark/>
          </w:tcPr>
          <w:p w14:paraId="4A0B931C" w14:textId="77777777" w:rsidR="003F664A" w:rsidRPr="00630201" w:rsidRDefault="003F664A" w:rsidP="008E279B">
            <w:pPr>
              <w:rPr>
                <w:sz w:val="20"/>
                <w:szCs w:val="20"/>
              </w:rPr>
            </w:pPr>
          </w:p>
        </w:tc>
      </w:tr>
      <w:tr w:rsidR="003F664A" w:rsidRPr="00630201" w14:paraId="5B7B3197" w14:textId="77777777" w:rsidTr="008E279B">
        <w:trPr>
          <w:trHeight w:val="630"/>
        </w:trPr>
        <w:tc>
          <w:tcPr>
            <w:tcW w:w="552" w:type="dxa"/>
            <w:tcBorders>
              <w:top w:val="nil"/>
              <w:left w:val="single" w:sz="4" w:space="0" w:color="auto"/>
              <w:bottom w:val="single" w:sz="4" w:space="0" w:color="auto"/>
              <w:right w:val="single" w:sz="4" w:space="0" w:color="auto"/>
            </w:tcBorders>
            <w:noWrap/>
            <w:vAlign w:val="bottom"/>
            <w:hideMark/>
          </w:tcPr>
          <w:p w14:paraId="53538F6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347</w:t>
            </w:r>
          </w:p>
        </w:tc>
        <w:tc>
          <w:tcPr>
            <w:tcW w:w="2531" w:type="dxa"/>
            <w:tcBorders>
              <w:top w:val="nil"/>
              <w:left w:val="nil"/>
              <w:bottom w:val="single" w:sz="4" w:space="0" w:color="auto"/>
              <w:right w:val="single" w:sz="4" w:space="0" w:color="auto"/>
            </w:tcBorders>
            <w:vAlign w:val="center"/>
            <w:hideMark/>
          </w:tcPr>
          <w:p w14:paraId="47B07C4A"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NAGARAJU  B</w:t>
            </w:r>
            <w:proofErr w:type="gramEnd"/>
          </w:p>
        </w:tc>
        <w:tc>
          <w:tcPr>
            <w:tcW w:w="1404" w:type="dxa"/>
            <w:tcBorders>
              <w:top w:val="nil"/>
              <w:left w:val="nil"/>
              <w:bottom w:val="single" w:sz="4" w:space="0" w:color="auto"/>
              <w:right w:val="single" w:sz="4" w:space="0" w:color="auto"/>
            </w:tcBorders>
            <w:vAlign w:val="center"/>
            <w:hideMark/>
          </w:tcPr>
          <w:p w14:paraId="589D0CF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Neo Bailey/ Nagarjun Bakshi</w:t>
            </w:r>
          </w:p>
        </w:tc>
        <w:tc>
          <w:tcPr>
            <w:tcW w:w="916" w:type="dxa"/>
            <w:tcBorders>
              <w:top w:val="nil"/>
              <w:left w:val="nil"/>
              <w:bottom w:val="nil"/>
              <w:right w:val="nil"/>
            </w:tcBorders>
            <w:noWrap/>
            <w:vAlign w:val="bottom"/>
            <w:hideMark/>
          </w:tcPr>
          <w:p w14:paraId="1C07DAD1"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4625166"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406</w:t>
            </w:r>
          </w:p>
        </w:tc>
        <w:tc>
          <w:tcPr>
            <w:tcW w:w="2737" w:type="dxa"/>
            <w:tcBorders>
              <w:top w:val="nil"/>
              <w:left w:val="nil"/>
              <w:bottom w:val="single" w:sz="4" w:space="0" w:color="auto"/>
              <w:right w:val="single" w:sz="4" w:space="0" w:color="auto"/>
            </w:tcBorders>
            <w:vAlign w:val="center"/>
            <w:hideMark/>
          </w:tcPr>
          <w:p w14:paraId="7AD9AF3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VAISHALI PRATAPSINGH THAKUR</w:t>
            </w:r>
          </w:p>
        </w:tc>
        <w:tc>
          <w:tcPr>
            <w:tcW w:w="1465" w:type="dxa"/>
            <w:tcBorders>
              <w:top w:val="nil"/>
              <w:left w:val="nil"/>
              <w:bottom w:val="single" w:sz="4" w:space="0" w:color="auto"/>
              <w:right w:val="single" w:sz="4" w:space="0" w:color="auto"/>
            </w:tcBorders>
            <w:vAlign w:val="center"/>
            <w:hideMark/>
          </w:tcPr>
          <w:p w14:paraId="0C239FE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Vanesa Tomes</w:t>
            </w:r>
          </w:p>
        </w:tc>
        <w:tc>
          <w:tcPr>
            <w:tcW w:w="222" w:type="dxa"/>
            <w:vAlign w:val="center"/>
            <w:hideMark/>
          </w:tcPr>
          <w:p w14:paraId="4DB95EEB" w14:textId="77777777" w:rsidR="003F664A" w:rsidRPr="00630201" w:rsidRDefault="003F664A" w:rsidP="008E279B">
            <w:pPr>
              <w:rPr>
                <w:sz w:val="20"/>
                <w:szCs w:val="20"/>
              </w:rPr>
            </w:pPr>
          </w:p>
        </w:tc>
      </w:tr>
      <w:tr w:rsidR="003F664A" w:rsidRPr="00630201" w14:paraId="4E7D7263"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202A4DFE"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348</w:t>
            </w:r>
          </w:p>
        </w:tc>
        <w:tc>
          <w:tcPr>
            <w:tcW w:w="2531" w:type="dxa"/>
            <w:tcBorders>
              <w:top w:val="nil"/>
              <w:left w:val="nil"/>
              <w:bottom w:val="single" w:sz="4" w:space="0" w:color="auto"/>
              <w:right w:val="single" w:sz="4" w:space="0" w:color="auto"/>
            </w:tcBorders>
            <w:vAlign w:val="center"/>
            <w:hideMark/>
          </w:tcPr>
          <w:p w14:paraId="11FEBE7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ABHISHEK ANIL CHOPDA</w:t>
            </w:r>
          </w:p>
        </w:tc>
        <w:tc>
          <w:tcPr>
            <w:tcW w:w="1404" w:type="dxa"/>
            <w:tcBorders>
              <w:top w:val="nil"/>
              <w:left w:val="nil"/>
              <w:bottom w:val="single" w:sz="4" w:space="0" w:color="auto"/>
              <w:right w:val="single" w:sz="4" w:space="0" w:color="auto"/>
            </w:tcBorders>
            <w:vAlign w:val="center"/>
            <w:hideMark/>
          </w:tcPr>
          <w:p w14:paraId="74DE007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Alan Cole</w:t>
            </w:r>
          </w:p>
        </w:tc>
        <w:tc>
          <w:tcPr>
            <w:tcW w:w="916" w:type="dxa"/>
            <w:tcBorders>
              <w:top w:val="nil"/>
              <w:left w:val="nil"/>
              <w:bottom w:val="nil"/>
              <w:right w:val="nil"/>
            </w:tcBorders>
            <w:noWrap/>
            <w:vAlign w:val="bottom"/>
            <w:hideMark/>
          </w:tcPr>
          <w:p w14:paraId="03C4031D"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11B82004"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407</w:t>
            </w:r>
          </w:p>
        </w:tc>
        <w:tc>
          <w:tcPr>
            <w:tcW w:w="2737" w:type="dxa"/>
            <w:tcBorders>
              <w:top w:val="nil"/>
              <w:left w:val="nil"/>
              <w:bottom w:val="single" w:sz="4" w:space="0" w:color="auto"/>
              <w:right w:val="single" w:sz="4" w:space="0" w:color="auto"/>
            </w:tcBorders>
            <w:vAlign w:val="center"/>
            <w:hideMark/>
          </w:tcPr>
          <w:p w14:paraId="5FB100E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LALIT MADHUKAR TONAPE</w:t>
            </w:r>
          </w:p>
        </w:tc>
        <w:tc>
          <w:tcPr>
            <w:tcW w:w="1465" w:type="dxa"/>
            <w:tcBorders>
              <w:top w:val="nil"/>
              <w:left w:val="nil"/>
              <w:bottom w:val="single" w:sz="4" w:space="0" w:color="auto"/>
              <w:right w:val="single" w:sz="4" w:space="0" w:color="auto"/>
            </w:tcBorders>
            <w:vAlign w:val="center"/>
            <w:hideMark/>
          </w:tcPr>
          <w:p w14:paraId="247DB59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Lex Luthor</w:t>
            </w:r>
          </w:p>
        </w:tc>
        <w:tc>
          <w:tcPr>
            <w:tcW w:w="222" w:type="dxa"/>
            <w:vAlign w:val="center"/>
            <w:hideMark/>
          </w:tcPr>
          <w:p w14:paraId="05ACBA8D" w14:textId="77777777" w:rsidR="003F664A" w:rsidRPr="00630201" w:rsidRDefault="003F664A" w:rsidP="008E279B">
            <w:pPr>
              <w:rPr>
                <w:sz w:val="20"/>
                <w:szCs w:val="20"/>
              </w:rPr>
            </w:pPr>
          </w:p>
        </w:tc>
      </w:tr>
      <w:tr w:rsidR="003F664A" w:rsidRPr="00630201" w14:paraId="097BC623" w14:textId="77777777" w:rsidTr="008E279B">
        <w:trPr>
          <w:trHeight w:val="630"/>
        </w:trPr>
        <w:tc>
          <w:tcPr>
            <w:tcW w:w="552" w:type="dxa"/>
            <w:tcBorders>
              <w:top w:val="nil"/>
              <w:left w:val="single" w:sz="4" w:space="0" w:color="auto"/>
              <w:bottom w:val="single" w:sz="4" w:space="0" w:color="auto"/>
              <w:right w:val="single" w:sz="4" w:space="0" w:color="auto"/>
            </w:tcBorders>
            <w:noWrap/>
            <w:vAlign w:val="bottom"/>
            <w:hideMark/>
          </w:tcPr>
          <w:p w14:paraId="3D9A1E86"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349</w:t>
            </w:r>
          </w:p>
        </w:tc>
        <w:tc>
          <w:tcPr>
            <w:tcW w:w="2531" w:type="dxa"/>
            <w:tcBorders>
              <w:top w:val="nil"/>
              <w:left w:val="nil"/>
              <w:bottom w:val="single" w:sz="4" w:space="0" w:color="auto"/>
              <w:right w:val="single" w:sz="4" w:space="0" w:color="auto"/>
            </w:tcBorders>
            <w:vAlign w:val="center"/>
            <w:hideMark/>
          </w:tcPr>
          <w:p w14:paraId="5C91DD5C"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NAMRATA  ARALI</w:t>
            </w:r>
            <w:proofErr w:type="gramEnd"/>
          </w:p>
        </w:tc>
        <w:tc>
          <w:tcPr>
            <w:tcW w:w="1404" w:type="dxa"/>
            <w:tcBorders>
              <w:top w:val="nil"/>
              <w:left w:val="nil"/>
              <w:bottom w:val="single" w:sz="4" w:space="0" w:color="auto"/>
              <w:right w:val="single" w:sz="4" w:space="0" w:color="auto"/>
            </w:tcBorders>
            <w:vAlign w:val="center"/>
            <w:hideMark/>
          </w:tcPr>
          <w:p w14:paraId="62E5F4B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Nicole Armstrong/ Navya Arali</w:t>
            </w:r>
          </w:p>
        </w:tc>
        <w:tc>
          <w:tcPr>
            <w:tcW w:w="916" w:type="dxa"/>
            <w:tcBorders>
              <w:top w:val="nil"/>
              <w:left w:val="nil"/>
              <w:bottom w:val="nil"/>
              <w:right w:val="nil"/>
            </w:tcBorders>
            <w:noWrap/>
            <w:vAlign w:val="bottom"/>
            <w:hideMark/>
          </w:tcPr>
          <w:p w14:paraId="2AEA6966"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DDA421F"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408</w:t>
            </w:r>
          </w:p>
        </w:tc>
        <w:tc>
          <w:tcPr>
            <w:tcW w:w="2737" w:type="dxa"/>
            <w:tcBorders>
              <w:top w:val="nil"/>
              <w:left w:val="nil"/>
              <w:bottom w:val="single" w:sz="4" w:space="0" w:color="auto"/>
              <w:right w:val="single" w:sz="4" w:space="0" w:color="auto"/>
            </w:tcBorders>
            <w:vAlign w:val="center"/>
            <w:hideMark/>
          </w:tcPr>
          <w:p w14:paraId="392797D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LAVANYA SHRINIWAS VANGARI</w:t>
            </w:r>
          </w:p>
        </w:tc>
        <w:tc>
          <w:tcPr>
            <w:tcW w:w="1465" w:type="dxa"/>
            <w:tcBorders>
              <w:top w:val="nil"/>
              <w:left w:val="nil"/>
              <w:bottom w:val="single" w:sz="4" w:space="0" w:color="auto"/>
              <w:right w:val="single" w:sz="4" w:space="0" w:color="auto"/>
            </w:tcBorders>
            <w:vAlign w:val="center"/>
            <w:hideMark/>
          </w:tcPr>
          <w:p w14:paraId="3EF8372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Lynda Goodwin</w:t>
            </w:r>
          </w:p>
        </w:tc>
        <w:tc>
          <w:tcPr>
            <w:tcW w:w="222" w:type="dxa"/>
            <w:vAlign w:val="center"/>
            <w:hideMark/>
          </w:tcPr>
          <w:p w14:paraId="53694B54" w14:textId="77777777" w:rsidR="003F664A" w:rsidRPr="00630201" w:rsidRDefault="003F664A" w:rsidP="008E279B">
            <w:pPr>
              <w:rPr>
                <w:sz w:val="20"/>
                <w:szCs w:val="20"/>
              </w:rPr>
            </w:pPr>
          </w:p>
        </w:tc>
      </w:tr>
      <w:tr w:rsidR="003F664A" w:rsidRPr="00630201" w14:paraId="1FE18CCA"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6C6CE06A"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350</w:t>
            </w:r>
          </w:p>
        </w:tc>
        <w:tc>
          <w:tcPr>
            <w:tcW w:w="2531" w:type="dxa"/>
            <w:tcBorders>
              <w:top w:val="nil"/>
              <w:left w:val="nil"/>
              <w:bottom w:val="single" w:sz="4" w:space="0" w:color="auto"/>
              <w:right w:val="single" w:sz="4" w:space="0" w:color="auto"/>
            </w:tcBorders>
            <w:vAlign w:val="center"/>
            <w:hideMark/>
          </w:tcPr>
          <w:p w14:paraId="27EA291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CHENGANNAGARI ASHOK KUMAR</w:t>
            </w:r>
          </w:p>
        </w:tc>
        <w:tc>
          <w:tcPr>
            <w:tcW w:w="1404" w:type="dxa"/>
            <w:tcBorders>
              <w:top w:val="nil"/>
              <w:left w:val="nil"/>
              <w:bottom w:val="single" w:sz="4" w:space="0" w:color="auto"/>
              <w:right w:val="single" w:sz="4" w:space="0" w:color="auto"/>
            </w:tcBorders>
            <w:vAlign w:val="center"/>
            <w:hideMark/>
          </w:tcPr>
          <w:p w14:paraId="5D36FE1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Anthony Kaleb/ Akshat Kamath</w:t>
            </w:r>
          </w:p>
        </w:tc>
        <w:tc>
          <w:tcPr>
            <w:tcW w:w="916" w:type="dxa"/>
            <w:tcBorders>
              <w:top w:val="nil"/>
              <w:left w:val="nil"/>
              <w:bottom w:val="nil"/>
              <w:right w:val="nil"/>
            </w:tcBorders>
            <w:noWrap/>
            <w:vAlign w:val="bottom"/>
            <w:hideMark/>
          </w:tcPr>
          <w:p w14:paraId="21BEB50A"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2C33FDB3"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409</w:t>
            </w:r>
          </w:p>
        </w:tc>
        <w:tc>
          <w:tcPr>
            <w:tcW w:w="2737" w:type="dxa"/>
            <w:tcBorders>
              <w:top w:val="nil"/>
              <w:left w:val="nil"/>
              <w:bottom w:val="single" w:sz="4" w:space="0" w:color="auto"/>
              <w:right w:val="single" w:sz="4" w:space="0" w:color="auto"/>
            </w:tcBorders>
            <w:vAlign w:val="center"/>
            <w:hideMark/>
          </w:tcPr>
          <w:p w14:paraId="6198974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NIVRUTTI ANKUSH TONDE</w:t>
            </w:r>
          </w:p>
        </w:tc>
        <w:tc>
          <w:tcPr>
            <w:tcW w:w="1465" w:type="dxa"/>
            <w:tcBorders>
              <w:top w:val="nil"/>
              <w:left w:val="nil"/>
              <w:bottom w:val="single" w:sz="4" w:space="0" w:color="auto"/>
              <w:right w:val="single" w:sz="4" w:space="0" w:color="auto"/>
            </w:tcBorders>
            <w:vAlign w:val="center"/>
            <w:hideMark/>
          </w:tcPr>
          <w:p w14:paraId="35F0D4D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Nelson Geo</w:t>
            </w:r>
          </w:p>
        </w:tc>
        <w:tc>
          <w:tcPr>
            <w:tcW w:w="222" w:type="dxa"/>
            <w:vAlign w:val="center"/>
            <w:hideMark/>
          </w:tcPr>
          <w:p w14:paraId="7322FA19" w14:textId="77777777" w:rsidR="003F664A" w:rsidRPr="00630201" w:rsidRDefault="003F664A" w:rsidP="008E279B">
            <w:pPr>
              <w:rPr>
                <w:sz w:val="20"/>
                <w:szCs w:val="20"/>
              </w:rPr>
            </w:pPr>
          </w:p>
        </w:tc>
      </w:tr>
      <w:tr w:rsidR="003F664A" w:rsidRPr="00630201" w14:paraId="4F01D31C"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2AE2F707"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351</w:t>
            </w:r>
          </w:p>
        </w:tc>
        <w:tc>
          <w:tcPr>
            <w:tcW w:w="2531" w:type="dxa"/>
            <w:tcBorders>
              <w:top w:val="nil"/>
              <w:left w:val="nil"/>
              <w:bottom w:val="single" w:sz="4" w:space="0" w:color="auto"/>
              <w:right w:val="single" w:sz="4" w:space="0" w:color="auto"/>
            </w:tcBorders>
            <w:vAlign w:val="center"/>
            <w:hideMark/>
          </w:tcPr>
          <w:p w14:paraId="602B929F"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GAURAB  MISHRA</w:t>
            </w:r>
            <w:proofErr w:type="gramEnd"/>
          </w:p>
        </w:tc>
        <w:tc>
          <w:tcPr>
            <w:tcW w:w="1404" w:type="dxa"/>
            <w:tcBorders>
              <w:top w:val="nil"/>
              <w:left w:val="nil"/>
              <w:bottom w:val="single" w:sz="4" w:space="0" w:color="auto"/>
              <w:right w:val="single" w:sz="4" w:space="0" w:color="auto"/>
            </w:tcBorders>
            <w:vAlign w:val="center"/>
            <w:hideMark/>
          </w:tcPr>
          <w:p w14:paraId="02A4B7C1"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Greg Miller/ Gagan Mishra</w:t>
            </w:r>
          </w:p>
        </w:tc>
        <w:tc>
          <w:tcPr>
            <w:tcW w:w="916" w:type="dxa"/>
            <w:tcBorders>
              <w:top w:val="nil"/>
              <w:left w:val="nil"/>
              <w:bottom w:val="nil"/>
              <w:right w:val="nil"/>
            </w:tcBorders>
            <w:noWrap/>
            <w:vAlign w:val="bottom"/>
            <w:hideMark/>
          </w:tcPr>
          <w:p w14:paraId="042A205D"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5F283A9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410</w:t>
            </w:r>
          </w:p>
        </w:tc>
        <w:tc>
          <w:tcPr>
            <w:tcW w:w="2737" w:type="dxa"/>
            <w:tcBorders>
              <w:top w:val="nil"/>
              <w:left w:val="nil"/>
              <w:bottom w:val="single" w:sz="4" w:space="0" w:color="auto"/>
              <w:right w:val="single" w:sz="4" w:space="0" w:color="auto"/>
            </w:tcBorders>
            <w:vAlign w:val="center"/>
            <w:hideMark/>
          </w:tcPr>
          <w:p w14:paraId="255BD90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NAMRATA VISHWANATH SHANKURWAR</w:t>
            </w:r>
          </w:p>
        </w:tc>
        <w:tc>
          <w:tcPr>
            <w:tcW w:w="1465" w:type="dxa"/>
            <w:tcBorders>
              <w:top w:val="nil"/>
              <w:left w:val="nil"/>
              <w:bottom w:val="single" w:sz="4" w:space="0" w:color="auto"/>
              <w:right w:val="single" w:sz="4" w:space="0" w:color="auto"/>
            </w:tcBorders>
            <w:vAlign w:val="center"/>
            <w:hideMark/>
          </w:tcPr>
          <w:p w14:paraId="4FA0F47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Eliza Parker</w:t>
            </w:r>
          </w:p>
        </w:tc>
        <w:tc>
          <w:tcPr>
            <w:tcW w:w="222" w:type="dxa"/>
            <w:vAlign w:val="center"/>
            <w:hideMark/>
          </w:tcPr>
          <w:p w14:paraId="6CCEA7A2" w14:textId="77777777" w:rsidR="003F664A" w:rsidRPr="00630201" w:rsidRDefault="003F664A" w:rsidP="008E279B">
            <w:pPr>
              <w:rPr>
                <w:sz w:val="20"/>
                <w:szCs w:val="20"/>
              </w:rPr>
            </w:pPr>
          </w:p>
        </w:tc>
      </w:tr>
      <w:tr w:rsidR="003F664A" w:rsidRPr="00630201" w14:paraId="5004C0C3" w14:textId="77777777" w:rsidTr="008E279B">
        <w:trPr>
          <w:trHeight w:val="630"/>
        </w:trPr>
        <w:tc>
          <w:tcPr>
            <w:tcW w:w="552" w:type="dxa"/>
            <w:tcBorders>
              <w:top w:val="nil"/>
              <w:left w:val="single" w:sz="4" w:space="0" w:color="auto"/>
              <w:bottom w:val="single" w:sz="4" w:space="0" w:color="auto"/>
              <w:right w:val="single" w:sz="4" w:space="0" w:color="auto"/>
            </w:tcBorders>
            <w:noWrap/>
            <w:vAlign w:val="bottom"/>
            <w:hideMark/>
          </w:tcPr>
          <w:p w14:paraId="140CAA5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352</w:t>
            </w:r>
          </w:p>
        </w:tc>
        <w:tc>
          <w:tcPr>
            <w:tcW w:w="2531" w:type="dxa"/>
            <w:tcBorders>
              <w:top w:val="nil"/>
              <w:left w:val="nil"/>
              <w:bottom w:val="single" w:sz="4" w:space="0" w:color="auto"/>
              <w:right w:val="single" w:sz="4" w:space="0" w:color="auto"/>
            </w:tcBorders>
            <w:vAlign w:val="center"/>
            <w:hideMark/>
          </w:tcPr>
          <w:p w14:paraId="44EEDAC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SHARATH </w:t>
            </w:r>
            <w:proofErr w:type="gramStart"/>
            <w:r w:rsidRPr="00630201">
              <w:rPr>
                <w:rFonts w:ascii="Verdana" w:hAnsi="Verdana" w:cs="Calibri"/>
                <w:color w:val="000000"/>
                <w:sz w:val="17"/>
                <w:szCs w:val="17"/>
              </w:rPr>
              <w:t>KUMAR  R</w:t>
            </w:r>
            <w:proofErr w:type="gramEnd"/>
          </w:p>
        </w:tc>
        <w:tc>
          <w:tcPr>
            <w:tcW w:w="1404" w:type="dxa"/>
            <w:tcBorders>
              <w:top w:val="nil"/>
              <w:left w:val="nil"/>
              <w:bottom w:val="single" w:sz="4" w:space="0" w:color="auto"/>
              <w:right w:val="single" w:sz="4" w:space="0" w:color="auto"/>
            </w:tcBorders>
            <w:vAlign w:val="center"/>
            <w:hideMark/>
          </w:tcPr>
          <w:p w14:paraId="1A4B55E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Skylar Robinson/ Surya Rathod</w:t>
            </w:r>
          </w:p>
        </w:tc>
        <w:tc>
          <w:tcPr>
            <w:tcW w:w="916" w:type="dxa"/>
            <w:tcBorders>
              <w:top w:val="nil"/>
              <w:left w:val="nil"/>
              <w:bottom w:val="nil"/>
              <w:right w:val="nil"/>
            </w:tcBorders>
            <w:noWrap/>
            <w:vAlign w:val="bottom"/>
            <w:hideMark/>
          </w:tcPr>
          <w:p w14:paraId="572BBB23"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43B71258"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411</w:t>
            </w:r>
          </w:p>
        </w:tc>
        <w:tc>
          <w:tcPr>
            <w:tcW w:w="2737" w:type="dxa"/>
            <w:tcBorders>
              <w:top w:val="nil"/>
              <w:left w:val="nil"/>
              <w:bottom w:val="single" w:sz="4" w:space="0" w:color="auto"/>
              <w:right w:val="single" w:sz="4" w:space="0" w:color="auto"/>
            </w:tcBorders>
            <w:vAlign w:val="center"/>
            <w:hideMark/>
          </w:tcPr>
          <w:p w14:paraId="614791A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KOMAL DILIP MOHOKAR</w:t>
            </w:r>
          </w:p>
        </w:tc>
        <w:tc>
          <w:tcPr>
            <w:tcW w:w="1465" w:type="dxa"/>
            <w:tcBorders>
              <w:top w:val="nil"/>
              <w:left w:val="nil"/>
              <w:bottom w:val="single" w:sz="4" w:space="0" w:color="auto"/>
              <w:right w:val="single" w:sz="4" w:space="0" w:color="auto"/>
            </w:tcBorders>
            <w:vAlign w:val="center"/>
            <w:hideMark/>
          </w:tcPr>
          <w:p w14:paraId="11AAE1A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Katina Vesely</w:t>
            </w:r>
          </w:p>
        </w:tc>
        <w:tc>
          <w:tcPr>
            <w:tcW w:w="222" w:type="dxa"/>
            <w:vAlign w:val="center"/>
            <w:hideMark/>
          </w:tcPr>
          <w:p w14:paraId="639E6E92" w14:textId="77777777" w:rsidR="003F664A" w:rsidRPr="00630201" w:rsidRDefault="003F664A" w:rsidP="008E279B">
            <w:pPr>
              <w:rPr>
                <w:sz w:val="20"/>
                <w:szCs w:val="20"/>
              </w:rPr>
            </w:pPr>
          </w:p>
        </w:tc>
      </w:tr>
      <w:tr w:rsidR="003F664A" w:rsidRPr="00630201" w14:paraId="1D773FCF"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6163DDFE"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353</w:t>
            </w:r>
          </w:p>
        </w:tc>
        <w:tc>
          <w:tcPr>
            <w:tcW w:w="2531" w:type="dxa"/>
            <w:tcBorders>
              <w:top w:val="nil"/>
              <w:left w:val="nil"/>
              <w:bottom w:val="single" w:sz="4" w:space="0" w:color="auto"/>
              <w:right w:val="single" w:sz="4" w:space="0" w:color="auto"/>
            </w:tcBorders>
            <w:vAlign w:val="center"/>
            <w:hideMark/>
          </w:tcPr>
          <w:p w14:paraId="4F483B5B"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EDA  RAJESH</w:t>
            </w:r>
            <w:proofErr w:type="gramEnd"/>
          </w:p>
        </w:tc>
        <w:tc>
          <w:tcPr>
            <w:tcW w:w="1404" w:type="dxa"/>
            <w:tcBorders>
              <w:top w:val="nil"/>
              <w:left w:val="nil"/>
              <w:bottom w:val="single" w:sz="4" w:space="0" w:color="auto"/>
              <w:right w:val="single" w:sz="4" w:space="0" w:color="auto"/>
            </w:tcBorders>
            <w:vAlign w:val="center"/>
            <w:hideMark/>
          </w:tcPr>
          <w:p w14:paraId="2119E2F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Edwin Robert/ Eshaan Raj</w:t>
            </w:r>
          </w:p>
        </w:tc>
        <w:tc>
          <w:tcPr>
            <w:tcW w:w="916" w:type="dxa"/>
            <w:tcBorders>
              <w:top w:val="nil"/>
              <w:left w:val="nil"/>
              <w:bottom w:val="nil"/>
              <w:right w:val="nil"/>
            </w:tcBorders>
            <w:noWrap/>
            <w:vAlign w:val="bottom"/>
            <w:hideMark/>
          </w:tcPr>
          <w:p w14:paraId="7925979D"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32365979"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412</w:t>
            </w:r>
          </w:p>
        </w:tc>
        <w:tc>
          <w:tcPr>
            <w:tcW w:w="2737" w:type="dxa"/>
            <w:tcBorders>
              <w:top w:val="nil"/>
              <w:left w:val="nil"/>
              <w:bottom w:val="single" w:sz="4" w:space="0" w:color="auto"/>
              <w:right w:val="single" w:sz="4" w:space="0" w:color="auto"/>
            </w:tcBorders>
            <w:vAlign w:val="center"/>
            <w:hideMark/>
          </w:tcPr>
          <w:p w14:paraId="6A133F1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PUNAM RAMESH KALE</w:t>
            </w:r>
          </w:p>
        </w:tc>
        <w:tc>
          <w:tcPr>
            <w:tcW w:w="1465" w:type="dxa"/>
            <w:tcBorders>
              <w:top w:val="nil"/>
              <w:left w:val="nil"/>
              <w:bottom w:val="single" w:sz="4" w:space="0" w:color="auto"/>
              <w:right w:val="single" w:sz="4" w:space="0" w:color="auto"/>
            </w:tcBorders>
            <w:vAlign w:val="center"/>
            <w:hideMark/>
          </w:tcPr>
          <w:p w14:paraId="7F69124C" w14:textId="77777777" w:rsidR="003F664A" w:rsidRPr="00630201" w:rsidRDefault="003F664A" w:rsidP="008E279B">
            <w:pPr>
              <w:rPr>
                <w:rFonts w:ascii="Verdana" w:hAnsi="Verdana" w:cs="Calibri"/>
                <w:b/>
                <w:bCs/>
                <w:color w:val="000000"/>
                <w:sz w:val="17"/>
                <w:szCs w:val="17"/>
              </w:rPr>
            </w:pPr>
            <w:r w:rsidRPr="00630201">
              <w:rPr>
                <w:rFonts w:ascii="Verdana" w:hAnsi="Verdana" w:cs="Calibri"/>
                <w:b/>
                <w:bCs/>
                <w:color w:val="000000"/>
                <w:sz w:val="17"/>
                <w:szCs w:val="17"/>
              </w:rPr>
              <w:t>Polly Kline</w:t>
            </w:r>
          </w:p>
        </w:tc>
        <w:tc>
          <w:tcPr>
            <w:tcW w:w="222" w:type="dxa"/>
            <w:vAlign w:val="center"/>
            <w:hideMark/>
          </w:tcPr>
          <w:p w14:paraId="7CEFFAD9" w14:textId="77777777" w:rsidR="003F664A" w:rsidRPr="00630201" w:rsidRDefault="003F664A" w:rsidP="008E279B">
            <w:pPr>
              <w:rPr>
                <w:sz w:val="20"/>
                <w:szCs w:val="20"/>
              </w:rPr>
            </w:pPr>
          </w:p>
        </w:tc>
      </w:tr>
      <w:tr w:rsidR="003F664A" w:rsidRPr="00630201" w14:paraId="7109B2C4"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02D7AE1D"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354</w:t>
            </w:r>
          </w:p>
        </w:tc>
        <w:tc>
          <w:tcPr>
            <w:tcW w:w="2531" w:type="dxa"/>
            <w:tcBorders>
              <w:top w:val="nil"/>
              <w:left w:val="nil"/>
              <w:bottom w:val="single" w:sz="4" w:space="0" w:color="auto"/>
              <w:right w:val="single" w:sz="4" w:space="0" w:color="auto"/>
            </w:tcBorders>
            <w:vAlign w:val="center"/>
            <w:hideMark/>
          </w:tcPr>
          <w:p w14:paraId="273F2DB5"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JAGADISH  S</w:t>
            </w:r>
            <w:proofErr w:type="gramEnd"/>
          </w:p>
        </w:tc>
        <w:tc>
          <w:tcPr>
            <w:tcW w:w="1404" w:type="dxa"/>
            <w:tcBorders>
              <w:top w:val="nil"/>
              <w:left w:val="nil"/>
              <w:bottom w:val="single" w:sz="4" w:space="0" w:color="auto"/>
              <w:right w:val="single" w:sz="4" w:space="0" w:color="auto"/>
            </w:tcBorders>
            <w:vAlign w:val="center"/>
            <w:hideMark/>
          </w:tcPr>
          <w:p w14:paraId="3DC941D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Jacob Stev</w:t>
            </w:r>
          </w:p>
        </w:tc>
        <w:tc>
          <w:tcPr>
            <w:tcW w:w="916" w:type="dxa"/>
            <w:tcBorders>
              <w:top w:val="nil"/>
              <w:left w:val="nil"/>
              <w:bottom w:val="nil"/>
              <w:right w:val="nil"/>
            </w:tcBorders>
            <w:noWrap/>
            <w:vAlign w:val="bottom"/>
            <w:hideMark/>
          </w:tcPr>
          <w:p w14:paraId="6CEE96DC"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181E6F0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413</w:t>
            </w:r>
          </w:p>
        </w:tc>
        <w:tc>
          <w:tcPr>
            <w:tcW w:w="2737" w:type="dxa"/>
            <w:tcBorders>
              <w:top w:val="nil"/>
              <w:left w:val="nil"/>
              <w:bottom w:val="single" w:sz="4" w:space="0" w:color="auto"/>
              <w:right w:val="single" w:sz="4" w:space="0" w:color="auto"/>
            </w:tcBorders>
            <w:vAlign w:val="center"/>
            <w:hideMark/>
          </w:tcPr>
          <w:p w14:paraId="6295679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VAISHNAVI NARENDRARAO WANKHADE</w:t>
            </w:r>
          </w:p>
        </w:tc>
        <w:tc>
          <w:tcPr>
            <w:tcW w:w="1465" w:type="dxa"/>
            <w:tcBorders>
              <w:top w:val="nil"/>
              <w:left w:val="nil"/>
              <w:bottom w:val="single" w:sz="4" w:space="0" w:color="auto"/>
              <w:right w:val="single" w:sz="4" w:space="0" w:color="auto"/>
            </w:tcBorders>
            <w:vAlign w:val="center"/>
            <w:hideMark/>
          </w:tcPr>
          <w:p w14:paraId="18B3A06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Velma Wilkins</w:t>
            </w:r>
          </w:p>
        </w:tc>
        <w:tc>
          <w:tcPr>
            <w:tcW w:w="222" w:type="dxa"/>
            <w:vAlign w:val="center"/>
            <w:hideMark/>
          </w:tcPr>
          <w:p w14:paraId="3E1CC6F6" w14:textId="77777777" w:rsidR="003F664A" w:rsidRPr="00630201" w:rsidRDefault="003F664A" w:rsidP="008E279B">
            <w:pPr>
              <w:rPr>
                <w:sz w:val="20"/>
                <w:szCs w:val="20"/>
              </w:rPr>
            </w:pPr>
          </w:p>
        </w:tc>
      </w:tr>
      <w:tr w:rsidR="003F664A" w:rsidRPr="00630201" w14:paraId="1E363C58" w14:textId="77777777" w:rsidTr="008E279B">
        <w:trPr>
          <w:trHeight w:val="840"/>
        </w:trPr>
        <w:tc>
          <w:tcPr>
            <w:tcW w:w="552" w:type="dxa"/>
            <w:tcBorders>
              <w:top w:val="nil"/>
              <w:left w:val="single" w:sz="4" w:space="0" w:color="auto"/>
              <w:bottom w:val="single" w:sz="4" w:space="0" w:color="auto"/>
              <w:right w:val="single" w:sz="4" w:space="0" w:color="auto"/>
            </w:tcBorders>
            <w:noWrap/>
            <w:vAlign w:val="bottom"/>
            <w:hideMark/>
          </w:tcPr>
          <w:p w14:paraId="1C1BFC85"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355</w:t>
            </w:r>
          </w:p>
        </w:tc>
        <w:tc>
          <w:tcPr>
            <w:tcW w:w="2531" w:type="dxa"/>
            <w:tcBorders>
              <w:top w:val="nil"/>
              <w:left w:val="nil"/>
              <w:bottom w:val="single" w:sz="4" w:space="0" w:color="auto"/>
              <w:right w:val="single" w:sz="4" w:space="0" w:color="auto"/>
            </w:tcBorders>
            <w:vAlign w:val="center"/>
            <w:hideMark/>
          </w:tcPr>
          <w:p w14:paraId="78B342C5"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POORNIMA  S</w:t>
            </w:r>
            <w:proofErr w:type="gramEnd"/>
          </w:p>
        </w:tc>
        <w:tc>
          <w:tcPr>
            <w:tcW w:w="1404" w:type="dxa"/>
            <w:tcBorders>
              <w:top w:val="nil"/>
              <w:left w:val="nil"/>
              <w:bottom w:val="single" w:sz="4" w:space="0" w:color="auto"/>
              <w:right w:val="single" w:sz="4" w:space="0" w:color="auto"/>
            </w:tcBorders>
            <w:vAlign w:val="center"/>
            <w:hideMark/>
          </w:tcPr>
          <w:p w14:paraId="1015723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Parker Scarlett/ Pankhuri Sharma</w:t>
            </w:r>
          </w:p>
        </w:tc>
        <w:tc>
          <w:tcPr>
            <w:tcW w:w="916" w:type="dxa"/>
            <w:tcBorders>
              <w:top w:val="nil"/>
              <w:left w:val="nil"/>
              <w:bottom w:val="nil"/>
              <w:right w:val="nil"/>
            </w:tcBorders>
            <w:noWrap/>
            <w:vAlign w:val="bottom"/>
            <w:hideMark/>
          </w:tcPr>
          <w:p w14:paraId="21CB31CC"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0B423116"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414</w:t>
            </w:r>
          </w:p>
        </w:tc>
        <w:tc>
          <w:tcPr>
            <w:tcW w:w="2737" w:type="dxa"/>
            <w:tcBorders>
              <w:top w:val="nil"/>
              <w:left w:val="nil"/>
              <w:bottom w:val="single" w:sz="4" w:space="0" w:color="auto"/>
              <w:right w:val="single" w:sz="4" w:space="0" w:color="auto"/>
            </w:tcBorders>
            <w:vAlign w:val="center"/>
            <w:hideMark/>
          </w:tcPr>
          <w:p w14:paraId="0561C18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NAVINKUMAR VINOD KONGARI</w:t>
            </w:r>
          </w:p>
        </w:tc>
        <w:tc>
          <w:tcPr>
            <w:tcW w:w="1465" w:type="dxa"/>
            <w:tcBorders>
              <w:top w:val="nil"/>
              <w:left w:val="nil"/>
              <w:bottom w:val="single" w:sz="4" w:space="0" w:color="auto"/>
              <w:right w:val="single" w:sz="4" w:space="0" w:color="auto"/>
            </w:tcBorders>
            <w:vAlign w:val="center"/>
            <w:hideMark/>
          </w:tcPr>
          <w:p w14:paraId="124A3C2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Nathan Brooks</w:t>
            </w:r>
          </w:p>
        </w:tc>
        <w:tc>
          <w:tcPr>
            <w:tcW w:w="222" w:type="dxa"/>
            <w:vAlign w:val="center"/>
            <w:hideMark/>
          </w:tcPr>
          <w:p w14:paraId="44F24B0E" w14:textId="77777777" w:rsidR="003F664A" w:rsidRPr="00630201" w:rsidRDefault="003F664A" w:rsidP="008E279B">
            <w:pPr>
              <w:rPr>
                <w:sz w:val="20"/>
                <w:szCs w:val="20"/>
              </w:rPr>
            </w:pPr>
          </w:p>
        </w:tc>
      </w:tr>
      <w:tr w:rsidR="003F664A" w:rsidRPr="00630201" w14:paraId="7080737A"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21B5B0CC"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356</w:t>
            </w:r>
          </w:p>
        </w:tc>
        <w:tc>
          <w:tcPr>
            <w:tcW w:w="2531" w:type="dxa"/>
            <w:tcBorders>
              <w:top w:val="nil"/>
              <w:left w:val="nil"/>
              <w:bottom w:val="single" w:sz="4" w:space="0" w:color="auto"/>
              <w:right w:val="single" w:sz="4" w:space="0" w:color="auto"/>
            </w:tcBorders>
            <w:vAlign w:val="center"/>
            <w:hideMark/>
          </w:tcPr>
          <w:p w14:paraId="524C37C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GUNDA KIRAN KUMAR</w:t>
            </w:r>
          </w:p>
        </w:tc>
        <w:tc>
          <w:tcPr>
            <w:tcW w:w="1404" w:type="dxa"/>
            <w:tcBorders>
              <w:top w:val="nil"/>
              <w:left w:val="nil"/>
              <w:bottom w:val="single" w:sz="4" w:space="0" w:color="auto"/>
              <w:right w:val="single" w:sz="4" w:space="0" w:color="auto"/>
            </w:tcBorders>
            <w:vAlign w:val="center"/>
            <w:hideMark/>
          </w:tcPr>
          <w:p w14:paraId="5103E96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Greyson Kean</w:t>
            </w:r>
          </w:p>
        </w:tc>
        <w:tc>
          <w:tcPr>
            <w:tcW w:w="916" w:type="dxa"/>
            <w:tcBorders>
              <w:top w:val="nil"/>
              <w:left w:val="nil"/>
              <w:bottom w:val="nil"/>
              <w:right w:val="nil"/>
            </w:tcBorders>
            <w:noWrap/>
            <w:vAlign w:val="bottom"/>
            <w:hideMark/>
          </w:tcPr>
          <w:p w14:paraId="1E1E5C7B"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0DCE8D6A"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415</w:t>
            </w:r>
          </w:p>
        </w:tc>
        <w:tc>
          <w:tcPr>
            <w:tcW w:w="2737" w:type="dxa"/>
            <w:tcBorders>
              <w:top w:val="nil"/>
              <w:left w:val="nil"/>
              <w:bottom w:val="single" w:sz="4" w:space="0" w:color="auto"/>
              <w:right w:val="single" w:sz="4" w:space="0" w:color="auto"/>
            </w:tcBorders>
            <w:vAlign w:val="center"/>
            <w:hideMark/>
          </w:tcPr>
          <w:p w14:paraId="4813CDD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MOHAMMAD SHAHID ISHTIYAK AHMAD SHAHAJI</w:t>
            </w:r>
          </w:p>
        </w:tc>
        <w:tc>
          <w:tcPr>
            <w:tcW w:w="1465" w:type="dxa"/>
            <w:tcBorders>
              <w:top w:val="nil"/>
              <w:left w:val="nil"/>
              <w:bottom w:val="single" w:sz="4" w:space="0" w:color="auto"/>
              <w:right w:val="single" w:sz="4" w:space="0" w:color="auto"/>
            </w:tcBorders>
            <w:vAlign w:val="center"/>
            <w:hideMark/>
          </w:tcPr>
          <w:p w14:paraId="3ACD4D29"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Solomon Sheldon</w:t>
            </w:r>
          </w:p>
        </w:tc>
        <w:tc>
          <w:tcPr>
            <w:tcW w:w="222" w:type="dxa"/>
            <w:vAlign w:val="center"/>
            <w:hideMark/>
          </w:tcPr>
          <w:p w14:paraId="7115E85F" w14:textId="77777777" w:rsidR="003F664A" w:rsidRPr="00630201" w:rsidRDefault="003F664A" w:rsidP="008E279B">
            <w:pPr>
              <w:rPr>
                <w:sz w:val="20"/>
                <w:szCs w:val="20"/>
              </w:rPr>
            </w:pPr>
          </w:p>
        </w:tc>
      </w:tr>
      <w:tr w:rsidR="003F664A" w:rsidRPr="00630201" w14:paraId="13BBA769"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0ADB0FFA"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357</w:t>
            </w:r>
          </w:p>
        </w:tc>
        <w:tc>
          <w:tcPr>
            <w:tcW w:w="2531" w:type="dxa"/>
            <w:tcBorders>
              <w:top w:val="nil"/>
              <w:left w:val="nil"/>
              <w:bottom w:val="single" w:sz="4" w:space="0" w:color="auto"/>
              <w:right w:val="single" w:sz="4" w:space="0" w:color="auto"/>
            </w:tcBorders>
            <w:vAlign w:val="center"/>
            <w:hideMark/>
          </w:tcPr>
          <w:p w14:paraId="110098A7"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JOTHI  M</w:t>
            </w:r>
            <w:proofErr w:type="gramEnd"/>
          </w:p>
        </w:tc>
        <w:tc>
          <w:tcPr>
            <w:tcW w:w="1404" w:type="dxa"/>
            <w:tcBorders>
              <w:top w:val="nil"/>
              <w:left w:val="nil"/>
              <w:bottom w:val="single" w:sz="4" w:space="0" w:color="auto"/>
              <w:right w:val="single" w:sz="4" w:space="0" w:color="auto"/>
            </w:tcBorders>
            <w:vAlign w:val="center"/>
            <w:hideMark/>
          </w:tcPr>
          <w:p w14:paraId="5EED064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Julianne Moore</w:t>
            </w:r>
          </w:p>
        </w:tc>
        <w:tc>
          <w:tcPr>
            <w:tcW w:w="916" w:type="dxa"/>
            <w:tcBorders>
              <w:top w:val="nil"/>
              <w:left w:val="nil"/>
              <w:bottom w:val="nil"/>
              <w:right w:val="nil"/>
            </w:tcBorders>
            <w:noWrap/>
            <w:vAlign w:val="bottom"/>
            <w:hideMark/>
          </w:tcPr>
          <w:p w14:paraId="46178453"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0F3C4184"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416</w:t>
            </w:r>
          </w:p>
        </w:tc>
        <w:tc>
          <w:tcPr>
            <w:tcW w:w="2737" w:type="dxa"/>
            <w:tcBorders>
              <w:top w:val="nil"/>
              <w:left w:val="nil"/>
              <w:bottom w:val="single" w:sz="4" w:space="0" w:color="auto"/>
              <w:right w:val="single" w:sz="4" w:space="0" w:color="auto"/>
            </w:tcBorders>
            <w:vAlign w:val="center"/>
            <w:hideMark/>
          </w:tcPr>
          <w:p w14:paraId="15AA24D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POOJA WAMANRAO SANGLE</w:t>
            </w:r>
          </w:p>
        </w:tc>
        <w:tc>
          <w:tcPr>
            <w:tcW w:w="1465" w:type="dxa"/>
            <w:tcBorders>
              <w:top w:val="nil"/>
              <w:left w:val="nil"/>
              <w:bottom w:val="single" w:sz="4" w:space="0" w:color="auto"/>
              <w:right w:val="single" w:sz="4" w:space="0" w:color="auto"/>
            </w:tcBorders>
            <w:vAlign w:val="center"/>
            <w:hideMark/>
          </w:tcPr>
          <w:p w14:paraId="3B55302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Pearl Rives</w:t>
            </w:r>
          </w:p>
        </w:tc>
        <w:tc>
          <w:tcPr>
            <w:tcW w:w="222" w:type="dxa"/>
            <w:vAlign w:val="center"/>
            <w:hideMark/>
          </w:tcPr>
          <w:p w14:paraId="4E259B17" w14:textId="77777777" w:rsidR="003F664A" w:rsidRPr="00630201" w:rsidRDefault="003F664A" w:rsidP="008E279B">
            <w:pPr>
              <w:rPr>
                <w:sz w:val="20"/>
                <w:szCs w:val="20"/>
              </w:rPr>
            </w:pPr>
          </w:p>
        </w:tc>
      </w:tr>
      <w:tr w:rsidR="003F664A" w:rsidRPr="00630201" w14:paraId="3C77FD95"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211229C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lastRenderedPageBreak/>
              <w:t>358</w:t>
            </w:r>
          </w:p>
        </w:tc>
        <w:tc>
          <w:tcPr>
            <w:tcW w:w="2531" w:type="dxa"/>
            <w:tcBorders>
              <w:top w:val="nil"/>
              <w:left w:val="nil"/>
              <w:bottom w:val="single" w:sz="4" w:space="0" w:color="auto"/>
              <w:right w:val="single" w:sz="4" w:space="0" w:color="auto"/>
            </w:tcBorders>
            <w:vAlign w:val="center"/>
            <w:hideMark/>
          </w:tcPr>
          <w:p w14:paraId="50D8BD4F"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Z  SHAZIA</w:t>
            </w:r>
            <w:proofErr w:type="gramEnd"/>
            <w:r w:rsidRPr="00630201">
              <w:rPr>
                <w:rFonts w:ascii="Verdana" w:hAnsi="Verdana" w:cs="Calibri"/>
                <w:color w:val="000000"/>
                <w:sz w:val="17"/>
                <w:szCs w:val="17"/>
              </w:rPr>
              <w:t xml:space="preserve"> SALMA</w:t>
            </w:r>
          </w:p>
        </w:tc>
        <w:tc>
          <w:tcPr>
            <w:tcW w:w="1404" w:type="dxa"/>
            <w:tcBorders>
              <w:top w:val="nil"/>
              <w:left w:val="nil"/>
              <w:bottom w:val="single" w:sz="4" w:space="0" w:color="auto"/>
              <w:right w:val="single" w:sz="4" w:space="0" w:color="auto"/>
            </w:tcBorders>
            <w:vAlign w:val="center"/>
            <w:hideMark/>
          </w:tcPr>
          <w:p w14:paraId="25E364A1"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Sherlin Stephen</w:t>
            </w:r>
          </w:p>
        </w:tc>
        <w:tc>
          <w:tcPr>
            <w:tcW w:w="916" w:type="dxa"/>
            <w:tcBorders>
              <w:top w:val="nil"/>
              <w:left w:val="nil"/>
              <w:bottom w:val="nil"/>
              <w:right w:val="nil"/>
            </w:tcBorders>
            <w:noWrap/>
            <w:vAlign w:val="bottom"/>
            <w:hideMark/>
          </w:tcPr>
          <w:p w14:paraId="1F9841AB"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2F1BF40B"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417</w:t>
            </w:r>
          </w:p>
        </w:tc>
        <w:tc>
          <w:tcPr>
            <w:tcW w:w="2737" w:type="dxa"/>
            <w:tcBorders>
              <w:top w:val="nil"/>
              <w:left w:val="nil"/>
              <w:bottom w:val="single" w:sz="4" w:space="0" w:color="auto"/>
              <w:right w:val="single" w:sz="4" w:space="0" w:color="auto"/>
            </w:tcBorders>
            <w:vAlign w:val="center"/>
            <w:hideMark/>
          </w:tcPr>
          <w:p w14:paraId="5E6E294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NIKITA NANDKUMAR WAGHMARE</w:t>
            </w:r>
          </w:p>
        </w:tc>
        <w:tc>
          <w:tcPr>
            <w:tcW w:w="1465" w:type="dxa"/>
            <w:tcBorders>
              <w:top w:val="nil"/>
              <w:left w:val="nil"/>
              <w:bottom w:val="single" w:sz="4" w:space="0" w:color="auto"/>
              <w:right w:val="single" w:sz="4" w:space="0" w:color="auto"/>
            </w:tcBorders>
            <w:vAlign w:val="center"/>
            <w:hideMark/>
          </w:tcPr>
          <w:p w14:paraId="433370F9"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Nikki Wallen</w:t>
            </w:r>
          </w:p>
        </w:tc>
        <w:tc>
          <w:tcPr>
            <w:tcW w:w="222" w:type="dxa"/>
            <w:vAlign w:val="center"/>
            <w:hideMark/>
          </w:tcPr>
          <w:p w14:paraId="2781DFEB" w14:textId="77777777" w:rsidR="003F664A" w:rsidRPr="00630201" w:rsidRDefault="003F664A" w:rsidP="008E279B">
            <w:pPr>
              <w:rPr>
                <w:sz w:val="20"/>
                <w:szCs w:val="20"/>
              </w:rPr>
            </w:pPr>
          </w:p>
        </w:tc>
      </w:tr>
      <w:tr w:rsidR="003F664A" w:rsidRPr="00630201" w14:paraId="332C319F" w14:textId="77777777" w:rsidTr="008E279B">
        <w:trPr>
          <w:trHeight w:val="630"/>
        </w:trPr>
        <w:tc>
          <w:tcPr>
            <w:tcW w:w="552" w:type="dxa"/>
            <w:tcBorders>
              <w:top w:val="nil"/>
              <w:left w:val="single" w:sz="4" w:space="0" w:color="auto"/>
              <w:bottom w:val="single" w:sz="4" w:space="0" w:color="auto"/>
              <w:right w:val="single" w:sz="4" w:space="0" w:color="auto"/>
            </w:tcBorders>
            <w:noWrap/>
            <w:vAlign w:val="bottom"/>
            <w:hideMark/>
          </w:tcPr>
          <w:p w14:paraId="62481458"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359</w:t>
            </w:r>
          </w:p>
        </w:tc>
        <w:tc>
          <w:tcPr>
            <w:tcW w:w="2531" w:type="dxa"/>
            <w:tcBorders>
              <w:top w:val="nil"/>
              <w:left w:val="nil"/>
              <w:bottom w:val="single" w:sz="4" w:space="0" w:color="auto"/>
              <w:right w:val="single" w:sz="4" w:space="0" w:color="auto"/>
            </w:tcBorders>
            <w:vAlign w:val="center"/>
            <w:hideMark/>
          </w:tcPr>
          <w:p w14:paraId="02415E4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MONIKA ANIL CHOPDA</w:t>
            </w:r>
          </w:p>
        </w:tc>
        <w:tc>
          <w:tcPr>
            <w:tcW w:w="1404" w:type="dxa"/>
            <w:tcBorders>
              <w:top w:val="nil"/>
              <w:left w:val="nil"/>
              <w:bottom w:val="single" w:sz="4" w:space="0" w:color="auto"/>
              <w:right w:val="single" w:sz="4" w:space="0" w:color="auto"/>
            </w:tcBorders>
            <w:vAlign w:val="center"/>
            <w:hideMark/>
          </w:tcPr>
          <w:p w14:paraId="20CB336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Mercy Cole/ Manaswi Chopra</w:t>
            </w:r>
          </w:p>
        </w:tc>
        <w:tc>
          <w:tcPr>
            <w:tcW w:w="916" w:type="dxa"/>
            <w:tcBorders>
              <w:top w:val="nil"/>
              <w:left w:val="nil"/>
              <w:bottom w:val="nil"/>
              <w:right w:val="nil"/>
            </w:tcBorders>
            <w:noWrap/>
            <w:vAlign w:val="bottom"/>
            <w:hideMark/>
          </w:tcPr>
          <w:p w14:paraId="2E80775A"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116F7C4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418</w:t>
            </w:r>
          </w:p>
        </w:tc>
        <w:tc>
          <w:tcPr>
            <w:tcW w:w="2737" w:type="dxa"/>
            <w:tcBorders>
              <w:top w:val="nil"/>
              <w:left w:val="nil"/>
              <w:bottom w:val="single" w:sz="4" w:space="0" w:color="auto"/>
              <w:right w:val="single" w:sz="4" w:space="0" w:color="auto"/>
            </w:tcBorders>
            <w:vAlign w:val="center"/>
            <w:hideMark/>
          </w:tcPr>
          <w:p w14:paraId="7CFEAB2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RATANSINGH DURGASINGH RAJPUT</w:t>
            </w:r>
          </w:p>
        </w:tc>
        <w:tc>
          <w:tcPr>
            <w:tcW w:w="1465" w:type="dxa"/>
            <w:tcBorders>
              <w:top w:val="nil"/>
              <w:left w:val="nil"/>
              <w:bottom w:val="single" w:sz="4" w:space="0" w:color="auto"/>
              <w:right w:val="single" w:sz="4" w:space="0" w:color="auto"/>
            </w:tcBorders>
            <w:vAlign w:val="center"/>
            <w:hideMark/>
          </w:tcPr>
          <w:p w14:paraId="50F97D7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Ryan Royce</w:t>
            </w:r>
          </w:p>
        </w:tc>
        <w:tc>
          <w:tcPr>
            <w:tcW w:w="222" w:type="dxa"/>
            <w:vAlign w:val="center"/>
            <w:hideMark/>
          </w:tcPr>
          <w:p w14:paraId="0E5021C5" w14:textId="77777777" w:rsidR="003F664A" w:rsidRPr="00630201" w:rsidRDefault="003F664A" w:rsidP="008E279B">
            <w:pPr>
              <w:rPr>
                <w:sz w:val="20"/>
                <w:szCs w:val="20"/>
              </w:rPr>
            </w:pPr>
          </w:p>
        </w:tc>
      </w:tr>
      <w:tr w:rsidR="003F664A" w:rsidRPr="00630201" w14:paraId="78287033"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41787D4C"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360</w:t>
            </w:r>
          </w:p>
        </w:tc>
        <w:tc>
          <w:tcPr>
            <w:tcW w:w="2531" w:type="dxa"/>
            <w:tcBorders>
              <w:top w:val="nil"/>
              <w:left w:val="nil"/>
              <w:bottom w:val="single" w:sz="4" w:space="0" w:color="auto"/>
              <w:right w:val="single" w:sz="4" w:space="0" w:color="auto"/>
            </w:tcBorders>
            <w:vAlign w:val="center"/>
            <w:hideMark/>
          </w:tcPr>
          <w:p w14:paraId="466BB2F6"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BUVANESH  V</w:t>
            </w:r>
            <w:proofErr w:type="gramEnd"/>
          </w:p>
        </w:tc>
        <w:tc>
          <w:tcPr>
            <w:tcW w:w="1404" w:type="dxa"/>
            <w:tcBorders>
              <w:top w:val="nil"/>
              <w:left w:val="nil"/>
              <w:bottom w:val="single" w:sz="4" w:space="0" w:color="auto"/>
              <w:right w:val="single" w:sz="4" w:space="0" w:color="auto"/>
            </w:tcBorders>
            <w:vAlign w:val="center"/>
            <w:hideMark/>
          </w:tcPr>
          <w:p w14:paraId="2CBD65D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Bryan Vince/ Bhuvan Verma</w:t>
            </w:r>
          </w:p>
        </w:tc>
        <w:tc>
          <w:tcPr>
            <w:tcW w:w="916" w:type="dxa"/>
            <w:tcBorders>
              <w:top w:val="nil"/>
              <w:left w:val="nil"/>
              <w:bottom w:val="nil"/>
              <w:right w:val="nil"/>
            </w:tcBorders>
            <w:noWrap/>
            <w:vAlign w:val="bottom"/>
            <w:hideMark/>
          </w:tcPr>
          <w:p w14:paraId="78F937E8"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0BE2A5B6"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419</w:t>
            </w:r>
          </w:p>
        </w:tc>
        <w:tc>
          <w:tcPr>
            <w:tcW w:w="2737" w:type="dxa"/>
            <w:tcBorders>
              <w:top w:val="nil"/>
              <w:left w:val="nil"/>
              <w:bottom w:val="single" w:sz="4" w:space="0" w:color="auto"/>
              <w:right w:val="single" w:sz="4" w:space="0" w:color="auto"/>
            </w:tcBorders>
            <w:vAlign w:val="center"/>
            <w:hideMark/>
          </w:tcPr>
          <w:p w14:paraId="10FBF649"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AMIT RAJSHEKHAR NALAGE</w:t>
            </w:r>
          </w:p>
        </w:tc>
        <w:tc>
          <w:tcPr>
            <w:tcW w:w="1465" w:type="dxa"/>
            <w:tcBorders>
              <w:top w:val="nil"/>
              <w:left w:val="nil"/>
              <w:bottom w:val="single" w:sz="4" w:space="0" w:color="auto"/>
              <w:right w:val="single" w:sz="4" w:space="0" w:color="auto"/>
            </w:tcBorders>
            <w:vAlign w:val="center"/>
            <w:hideMark/>
          </w:tcPr>
          <w:p w14:paraId="2D2406B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Arthur Dunn</w:t>
            </w:r>
          </w:p>
        </w:tc>
        <w:tc>
          <w:tcPr>
            <w:tcW w:w="222" w:type="dxa"/>
            <w:vAlign w:val="center"/>
            <w:hideMark/>
          </w:tcPr>
          <w:p w14:paraId="5A227D29" w14:textId="77777777" w:rsidR="003F664A" w:rsidRPr="00630201" w:rsidRDefault="003F664A" w:rsidP="008E279B">
            <w:pPr>
              <w:rPr>
                <w:sz w:val="20"/>
                <w:szCs w:val="20"/>
              </w:rPr>
            </w:pPr>
          </w:p>
        </w:tc>
      </w:tr>
      <w:tr w:rsidR="003F664A" w:rsidRPr="00630201" w14:paraId="02DFF403"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42653A5B"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361</w:t>
            </w:r>
          </w:p>
        </w:tc>
        <w:tc>
          <w:tcPr>
            <w:tcW w:w="2531" w:type="dxa"/>
            <w:tcBorders>
              <w:top w:val="nil"/>
              <w:left w:val="nil"/>
              <w:bottom w:val="single" w:sz="4" w:space="0" w:color="auto"/>
              <w:right w:val="single" w:sz="4" w:space="0" w:color="auto"/>
            </w:tcBorders>
            <w:vAlign w:val="center"/>
            <w:hideMark/>
          </w:tcPr>
          <w:p w14:paraId="407C8934"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A  BHASKAR</w:t>
            </w:r>
            <w:proofErr w:type="gramEnd"/>
          </w:p>
        </w:tc>
        <w:tc>
          <w:tcPr>
            <w:tcW w:w="1404" w:type="dxa"/>
            <w:tcBorders>
              <w:top w:val="nil"/>
              <w:left w:val="nil"/>
              <w:bottom w:val="single" w:sz="4" w:space="0" w:color="auto"/>
              <w:right w:val="single" w:sz="4" w:space="0" w:color="auto"/>
            </w:tcBorders>
            <w:vAlign w:val="center"/>
            <w:hideMark/>
          </w:tcPr>
          <w:p w14:paraId="04A8690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Barry Rabi/ Bharat Rama</w:t>
            </w:r>
          </w:p>
        </w:tc>
        <w:tc>
          <w:tcPr>
            <w:tcW w:w="916" w:type="dxa"/>
            <w:tcBorders>
              <w:top w:val="nil"/>
              <w:left w:val="nil"/>
              <w:bottom w:val="nil"/>
              <w:right w:val="nil"/>
            </w:tcBorders>
            <w:noWrap/>
            <w:vAlign w:val="bottom"/>
            <w:hideMark/>
          </w:tcPr>
          <w:p w14:paraId="4BD31DC5"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D29E6AE"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420</w:t>
            </w:r>
          </w:p>
        </w:tc>
        <w:tc>
          <w:tcPr>
            <w:tcW w:w="2737" w:type="dxa"/>
            <w:tcBorders>
              <w:top w:val="nil"/>
              <w:left w:val="nil"/>
              <w:bottom w:val="single" w:sz="4" w:space="0" w:color="auto"/>
              <w:right w:val="single" w:sz="4" w:space="0" w:color="auto"/>
            </w:tcBorders>
            <w:vAlign w:val="center"/>
            <w:hideMark/>
          </w:tcPr>
          <w:p w14:paraId="4B83926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SMITA KIRAN KAMEGAONKAR</w:t>
            </w:r>
          </w:p>
        </w:tc>
        <w:tc>
          <w:tcPr>
            <w:tcW w:w="1465" w:type="dxa"/>
            <w:tcBorders>
              <w:top w:val="nil"/>
              <w:left w:val="nil"/>
              <w:bottom w:val="single" w:sz="4" w:space="0" w:color="auto"/>
              <w:right w:val="single" w:sz="4" w:space="0" w:color="auto"/>
            </w:tcBorders>
            <w:vAlign w:val="center"/>
            <w:hideMark/>
          </w:tcPr>
          <w:p w14:paraId="11954B1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Scarlett Giles</w:t>
            </w:r>
          </w:p>
        </w:tc>
        <w:tc>
          <w:tcPr>
            <w:tcW w:w="222" w:type="dxa"/>
            <w:vAlign w:val="center"/>
            <w:hideMark/>
          </w:tcPr>
          <w:p w14:paraId="276FB0D7" w14:textId="77777777" w:rsidR="003F664A" w:rsidRPr="00630201" w:rsidRDefault="003F664A" w:rsidP="008E279B">
            <w:pPr>
              <w:rPr>
                <w:sz w:val="20"/>
                <w:szCs w:val="20"/>
              </w:rPr>
            </w:pPr>
          </w:p>
        </w:tc>
      </w:tr>
      <w:tr w:rsidR="003F664A" w:rsidRPr="00630201" w14:paraId="6C49AA9C"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64A0CAA3"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362</w:t>
            </w:r>
          </w:p>
        </w:tc>
        <w:tc>
          <w:tcPr>
            <w:tcW w:w="2531" w:type="dxa"/>
            <w:tcBorders>
              <w:top w:val="nil"/>
              <w:left w:val="nil"/>
              <w:bottom w:val="single" w:sz="4" w:space="0" w:color="auto"/>
              <w:right w:val="single" w:sz="4" w:space="0" w:color="auto"/>
            </w:tcBorders>
            <w:vAlign w:val="center"/>
            <w:hideMark/>
          </w:tcPr>
          <w:p w14:paraId="078ACE39"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T  OBULESU</w:t>
            </w:r>
            <w:proofErr w:type="gramEnd"/>
          </w:p>
        </w:tc>
        <w:tc>
          <w:tcPr>
            <w:tcW w:w="1404" w:type="dxa"/>
            <w:tcBorders>
              <w:top w:val="nil"/>
              <w:left w:val="nil"/>
              <w:bottom w:val="single" w:sz="4" w:space="0" w:color="auto"/>
              <w:right w:val="single" w:sz="4" w:space="0" w:color="auto"/>
            </w:tcBorders>
            <w:vAlign w:val="center"/>
            <w:hideMark/>
          </w:tcPr>
          <w:p w14:paraId="7316269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Tim Oldrich</w:t>
            </w:r>
          </w:p>
        </w:tc>
        <w:tc>
          <w:tcPr>
            <w:tcW w:w="916" w:type="dxa"/>
            <w:tcBorders>
              <w:top w:val="nil"/>
              <w:left w:val="nil"/>
              <w:bottom w:val="nil"/>
              <w:right w:val="nil"/>
            </w:tcBorders>
            <w:noWrap/>
            <w:vAlign w:val="bottom"/>
            <w:hideMark/>
          </w:tcPr>
          <w:p w14:paraId="33D440EF"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0CBD9E0"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421</w:t>
            </w:r>
          </w:p>
        </w:tc>
        <w:tc>
          <w:tcPr>
            <w:tcW w:w="2737" w:type="dxa"/>
            <w:tcBorders>
              <w:top w:val="nil"/>
              <w:left w:val="nil"/>
              <w:bottom w:val="single" w:sz="4" w:space="0" w:color="auto"/>
              <w:right w:val="single" w:sz="4" w:space="0" w:color="auto"/>
            </w:tcBorders>
            <w:vAlign w:val="center"/>
            <w:hideMark/>
          </w:tcPr>
          <w:p w14:paraId="57726A6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ASHA BALASAHEB KHATKE</w:t>
            </w:r>
          </w:p>
        </w:tc>
        <w:tc>
          <w:tcPr>
            <w:tcW w:w="1465" w:type="dxa"/>
            <w:tcBorders>
              <w:top w:val="nil"/>
              <w:left w:val="nil"/>
              <w:bottom w:val="single" w:sz="4" w:space="0" w:color="auto"/>
              <w:right w:val="single" w:sz="4" w:space="0" w:color="auto"/>
            </w:tcBorders>
            <w:vAlign w:val="center"/>
            <w:hideMark/>
          </w:tcPr>
          <w:p w14:paraId="5B68A6F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April Walker</w:t>
            </w:r>
          </w:p>
        </w:tc>
        <w:tc>
          <w:tcPr>
            <w:tcW w:w="222" w:type="dxa"/>
            <w:vAlign w:val="center"/>
            <w:hideMark/>
          </w:tcPr>
          <w:p w14:paraId="58DB333E" w14:textId="77777777" w:rsidR="003F664A" w:rsidRPr="00630201" w:rsidRDefault="003F664A" w:rsidP="008E279B">
            <w:pPr>
              <w:rPr>
                <w:sz w:val="20"/>
                <w:szCs w:val="20"/>
              </w:rPr>
            </w:pPr>
          </w:p>
        </w:tc>
      </w:tr>
      <w:tr w:rsidR="003F664A" w:rsidRPr="00630201" w14:paraId="03A2F393" w14:textId="77777777" w:rsidTr="008E279B">
        <w:trPr>
          <w:trHeight w:val="630"/>
        </w:trPr>
        <w:tc>
          <w:tcPr>
            <w:tcW w:w="552" w:type="dxa"/>
            <w:tcBorders>
              <w:top w:val="nil"/>
              <w:left w:val="single" w:sz="4" w:space="0" w:color="auto"/>
              <w:bottom w:val="single" w:sz="4" w:space="0" w:color="auto"/>
              <w:right w:val="single" w:sz="4" w:space="0" w:color="auto"/>
            </w:tcBorders>
            <w:noWrap/>
            <w:vAlign w:val="bottom"/>
            <w:hideMark/>
          </w:tcPr>
          <w:p w14:paraId="612321C0"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363</w:t>
            </w:r>
          </w:p>
        </w:tc>
        <w:tc>
          <w:tcPr>
            <w:tcW w:w="2531" w:type="dxa"/>
            <w:tcBorders>
              <w:top w:val="nil"/>
              <w:left w:val="nil"/>
              <w:bottom w:val="single" w:sz="4" w:space="0" w:color="auto"/>
              <w:right w:val="single" w:sz="4" w:space="0" w:color="auto"/>
            </w:tcBorders>
            <w:vAlign w:val="center"/>
            <w:hideMark/>
          </w:tcPr>
          <w:p w14:paraId="1BD29EF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SACHIN  </w:t>
            </w:r>
          </w:p>
        </w:tc>
        <w:tc>
          <w:tcPr>
            <w:tcW w:w="1404" w:type="dxa"/>
            <w:tcBorders>
              <w:top w:val="nil"/>
              <w:left w:val="nil"/>
              <w:bottom w:val="single" w:sz="4" w:space="0" w:color="auto"/>
              <w:right w:val="single" w:sz="4" w:space="0" w:color="auto"/>
            </w:tcBorders>
            <w:vAlign w:val="center"/>
            <w:hideMark/>
          </w:tcPr>
          <w:p w14:paraId="7A2A1A63" w14:textId="77777777" w:rsidR="003F664A" w:rsidRPr="00630201" w:rsidRDefault="003F664A" w:rsidP="008E279B">
            <w:pPr>
              <w:rPr>
                <w:rFonts w:ascii="Verdana" w:hAnsi="Verdana" w:cs="Calibri"/>
                <w:color w:val="000000"/>
                <w:sz w:val="17"/>
                <w:szCs w:val="17"/>
              </w:rPr>
            </w:pPr>
            <w:proofErr w:type="spellStart"/>
            <w:r w:rsidRPr="00630201">
              <w:rPr>
                <w:rFonts w:ascii="Verdana" w:hAnsi="Verdana" w:cs="Calibri"/>
                <w:color w:val="000000"/>
                <w:sz w:val="17"/>
                <w:szCs w:val="17"/>
              </w:rPr>
              <w:t>Saviour</w:t>
            </w:r>
            <w:proofErr w:type="spellEnd"/>
            <w:r w:rsidRPr="00630201">
              <w:rPr>
                <w:rFonts w:ascii="Verdana" w:hAnsi="Verdana" w:cs="Calibri"/>
                <w:color w:val="000000"/>
                <w:sz w:val="17"/>
                <w:szCs w:val="17"/>
              </w:rPr>
              <w:t xml:space="preserve"> Gem/ Shivay Goswami</w:t>
            </w:r>
          </w:p>
        </w:tc>
        <w:tc>
          <w:tcPr>
            <w:tcW w:w="916" w:type="dxa"/>
            <w:tcBorders>
              <w:top w:val="nil"/>
              <w:left w:val="nil"/>
              <w:bottom w:val="nil"/>
              <w:right w:val="nil"/>
            </w:tcBorders>
            <w:noWrap/>
            <w:vAlign w:val="bottom"/>
            <w:hideMark/>
          </w:tcPr>
          <w:p w14:paraId="3C4336EF"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99F491C"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422</w:t>
            </w:r>
          </w:p>
        </w:tc>
        <w:tc>
          <w:tcPr>
            <w:tcW w:w="2737" w:type="dxa"/>
            <w:tcBorders>
              <w:top w:val="nil"/>
              <w:left w:val="nil"/>
              <w:bottom w:val="single" w:sz="4" w:space="0" w:color="auto"/>
              <w:right w:val="single" w:sz="4" w:space="0" w:color="auto"/>
            </w:tcBorders>
            <w:vAlign w:val="center"/>
            <w:hideMark/>
          </w:tcPr>
          <w:p w14:paraId="6EC4B2A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PRITI UMARAO SHINDE</w:t>
            </w:r>
          </w:p>
        </w:tc>
        <w:tc>
          <w:tcPr>
            <w:tcW w:w="1465" w:type="dxa"/>
            <w:tcBorders>
              <w:top w:val="nil"/>
              <w:left w:val="nil"/>
              <w:bottom w:val="single" w:sz="4" w:space="0" w:color="auto"/>
              <w:right w:val="single" w:sz="4" w:space="0" w:color="auto"/>
            </w:tcBorders>
            <w:vAlign w:val="center"/>
            <w:hideMark/>
          </w:tcPr>
          <w:p w14:paraId="0B0697B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Peggy Snow</w:t>
            </w:r>
          </w:p>
        </w:tc>
        <w:tc>
          <w:tcPr>
            <w:tcW w:w="222" w:type="dxa"/>
            <w:vAlign w:val="center"/>
            <w:hideMark/>
          </w:tcPr>
          <w:p w14:paraId="16F65837" w14:textId="77777777" w:rsidR="003F664A" w:rsidRPr="00630201" w:rsidRDefault="003F664A" w:rsidP="008E279B">
            <w:pPr>
              <w:rPr>
                <w:sz w:val="20"/>
                <w:szCs w:val="20"/>
              </w:rPr>
            </w:pPr>
          </w:p>
        </w:tc>
      </w:tr>
      <w:tr w:rsidR="003F664A" w:rsidRPr="00630201" w14:paraId="44F79F23"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1D670DB8"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364</w:t>
            </w:r>
          </w:p>
        </w:tc>
        <w:tc>
          <w:tcPr>
            <w:tcW w:w="2531" w:type="dxa"/>
            <w:tcBorders>
              <w:top w:val="nil"/>
              <w:left w:val="nil"/>
              <w:bottom w:val="single" w:sz="4" w:space="0" w:color="auto"/>
              <w:right w:val="single" w:sz="4" w:space="0" w:color="auto"/>
            </w:tcBorders>
            <w:vAlign w:val="center"/>
            <w:hideMark/>
          </w:tcPr>
          <w:p w14:paraId="158611FB"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NARASIMHAMURTHY  A</w:t>
            </w:r>
            <w:proofErr w:type="gramEnd"/>
            <w:r w:rsidRPr="00630201">
              <w:rPr>
                <w:rFonts w:ascii="Verdana" w:hAnsi="Verdana" w:cs="Calibri"/>
                <w:color w:val="000000"/>
                <w:sz w:val="17"/>
                <w:szCs w:val="17"/>
              </w:rPr>
              <w:t xml:space="preserve"> N</w:t>
            </w:r>
          </w:p>
        </w:tc>
        <w:tc>
          <w:tcPr>
            <w:tcW w:w="1404" w:type="dxa"/>
            <w:tcBorders>
              <w:top w:val="nil"/>
              <w:left w:val="nil"/>
              <w:bottom w:val="single" w:sz="4" w:space="0" w:color="auto"/>
              <w:right w:val="single" w:sz="4" w:space="0" w:color="auto"/>
            </w:tcBorders>
            <w:vAlign w:val="center"/>
            <w:hideMark/>
          </w:tcPr>
          <w:p w14:paraId="536C7E42"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Nile Noble/ Nihit Narayan</w:t>
            </w:r>
          </w:p>
        </w:tc>
        <w:tc>
          <w:tcPr>
            <w:tcW w:w="916" w:type="dxa"/>
            <w:tcBorders>
              <w:top w:val="nil"/>
              <w:left w:val="nil"/>
              <w:bottom w:val="nil"/>
              <w:right w:val="nil"/>
            </w:tcBorders>
            <w:noWrap/>
            <w:vAlign w:val="bottom"/>
            <w:hideMark/>
          </w:tcPr>
          <w:p w14:paraId="04348D09"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6F134AB0"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423</w:t>
            </w:r>
          </w:p>
        </w:tc>
        <w:tc>
          <w:tcPr>
            <w:tcW w:w="2737" w:type="dxa"/>
            <w:tcBorders>
              <w:top w:val="nil"/>
              <w:left w:val="nil"/>
              <w:bottom w:val="single" w:sz="4" w:space="0" w:color="auto"/>
              <w:right w:val="single" w:sz="4" w:space="0" w:color="auto"/>
            </w:tcBorders>
            <w:vAlign w:val="center"/>
            <w:hideMark/>
          </w:tcPr>
          <w:p w14:paraId="5225398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ATUL SADASHIV MOKASHI</w:t>
            </w:r>
          </w:p>
        </w:tc>
        <w:tc>
          <w:tcPr>
            <w:tcW w:w="1465" w:type="dxa"/>
            <w:tcBorders>
              <w:top w:val="nil"/>
              <w:left w:val="nil"/>
              <w:bottom w:val="single" w:sz="4" w:space="0" w:color="auto"/>
              <w:right w:val="single" w:sz="4" w:space="0" w:color="auto"/>
            </w:tcBorders>
            <w:vAlign w:val="center"/>
            <w:hideMark/>
          </w:tcPr>
          <w:p w14:paraId="791C9F9F"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Adam Young</w:t>
            </w:r>
          </w:p>
        </w:tc>
        <w:tc>
          <w:tcPr>
            <w:tcW w:w="222" w:type="dxa"/>
            <w:vAlign w:val="center"/>
            <w:hideMark/>
          </w:tcPr>
          <w:p w14:paraId="5A247DB6" w14:textId="77777777" w:rsidR="003F664A" w:rsidRPr="00630201" w:rsidRDefault="003F664A" w:rsidP="008E279B">
            <w:pPr>
              <w:rPr>
                <w:sz w:val="20"/>
                <w:szCs w:val="20"/>
              </w:rPr>
            </w:pPr>
          </w:p>
        </w:tc>
      </w:tr>
      <w:tr w:rsidR="003F664A" w:rsidRPr="00630201" w14:paraId="7370E53D"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6AA0CA65"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365</w:t>
            </w:r>
          </w:p>
        </w:tc>
        <w:tc>
          <w:tcPr>
            <w:tcW w:w="2531" w:type="dxa"/>
            <w:tcBorders>
              <w:top w:val="nil"/>
              <w:left w:val="nil"/>
              <w:bottom w:val="single" w:sz="4" w:space="0" w:color="auto"/>
              <w:right w:val="single" w:sz="4" w:space="0" w:color="auto"/>
            </w:tcBorders>
            <w:vAlign w:val="center"/>
            <w:hideMark/>
          </w:tcPr>
          <w:p w14:paraId="358165E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MOHITH </w:t>
            </w:r>
            <w:proofErr w:type="gramStart"/>
            <w:r w:rsidRPr="00630201">
              <w:rPr>
                <w:rFonts w:ascii="Verdana" w:hAnsi="Verdana" w:cs="Calibri"/>
                <w:color w:val="000000"/>
                <w:sz w:val="17"/>
                <w:szCs w:val="17"/>
              </w:rPr>
              <w:t>KUMAR  T</w:t>
            </w:r>
            <w:proofErr w:type="gramEnd"/>
          </w:p>
        </w:tc>
        <w:tc>
          <w:tcPr>
            <w:tcW w:w="1404" w:type="dxa"/>
            <w:tcBorders>
              <w:top w:val="nil"/>
              <w:left w:val="nil"/>
              <w:bottom w:val="single" w:sz="4" w:space="0" w:color="auto"/>
              <w:right w:val="single" w:sz="4" w:space="0" w:color="auto"/>
            </w:tcBorders>
            <w:vAlign w:val="center"/>
            <w:hideMark/>
          </w:tcPr>
          <w:p w14:paraId="402E0C6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Maxx Todd/ Mohak Trinath</w:t>
            </w:r>
          </w:p>
        </w:tc>
        <w:tc>
          <w:tcPr>
            <w:tcW w:w="916" w:type="dxa"/>
            <w:tcBorders>
              <w:top w:val="nil"/>
              <w:left w:val="nil"/>
              <w:bottom w:val="nil"/>
              <w:right w:val="nil"/>
            </w:tcBorders>
            <w:noWrap/>
            <w:vAlign w:val="bottom"/>
            <w:hideMark/>
          </w:tcPr>
          <w:p w14:paraId="419EB6F1"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00DD082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424</w:t>
            </w:r>
          </w:p>
        </w:tc>
        <w:tc>
          <w:tcPr>
            <w:tcW w:w="2737" w:type="dxa"/>
            <w:tcBorders>
              <w:top w:val="nil"/>
              <w:left w:val="nil"/>
              <w:bottom w:val="single" w:sz="4" w:space="0" w:color="auto"/>
              <w:right w:val="single" w:sz="4" w:space="0" w:color="auto"/>
            </w:tcBorders>
            <w:vAlign w:val="center"/>
            <w:hideMark/>
          </w:tcPr>
          <w:p w14:paraId="3A8DA5E4"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PRASHANT VYANKATESH BALLA</w:t>
            </w:r>
          </w:p>
        </w:tc>
        <w:tc>
          <w:tcPr>
            <w:tcW w:w="1465" w:type="dxa"/>
            <w:tcBorders>
              <w:top w:val="nil"/>
              <w:left w:val="nil"/>
              <w:bottom w:val="single" w:sz="4" w:space="0" w:color="auto"/>
              <w:right w:val="single" w:sz="4" w:space="0" w:color="auto"/>
            </w:tcBorders>
            <w:vAlign w:val="center"/>
            <w:hideMark/>
          </w:tcPr>
          <w:p w14:paraId="6721F5B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Peter Brown</w:t>
            </w:r>
          </w:p>
        </w:tc>
        <w:tc>
          <w:tcPr>
            <w:tcW w:w="222" w:type="dxa"/>
            <w:vAlign w:val="center"/>
            <w:hideMark/>
          </w:tcPr>
          <w:p w14:paraId="1CDD5E21" w14:textId="77777777" w:rsidR="003F664A" w:rsidRPr="00630201" w:rsidRDefault="003F664A" w:rsidP="008E279B">
            <w:pPr>
              <w:rPr>
                <w:sz w:val="20"/>
                <w:szCs w:val="20"/>
              </w:rPr>
            </w:pPr>
          </w:p>
        </w:tc>
      </w:tr>
      <w:tr w:rsidR="003F664A" w:rsidRPr="00630201" w14:paraId="27784A8A"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4D17396A"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366</w:t>
            </w:r>
          </w:p>
        </w:tc>
        <w:tc>
          <w:tcPr>
            <w:tcW w:w="2531" w:type="dxa"/>
            <w:tcBorders>
              <w:top w:val="nil"/>
              <w:left w:val="nil"/>
              <w:bottom w:val="single" w:sz="4" w:space="0" w:color="auto"/>
              <w:right w:val="single" w:sz="4" w:space="0" w:color="auto"/>
            </w:tcBorders>
            <w:vAlign w:val="center"/>
            <w:hideMark/>
          </w:tcPr>
          <w:p w14:paraId="0F0272D9"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BHANU </w:t>
            </w:r>
            <w:proofErr w:type="gramStart"/>
            <w:r w:rsidRPr="00630201">
              <w:rPr>
                <w:rFonts w:ascii="Verdana" w:hAnsi="Verdana" w:cs="Calibri"/>
                <w:color w:val="000000"/>
                <w:sz w:val="17"/>
                <w:szCs w:val="17"/>
              </w:rPr>
              <w:t>PRASAD  V</w:t>
            </w:r>
            <w:proofErr w:type="gramEnd"/>
          </w:p>
        </w:tc>
        <w:tc>
          <w:tcPr>
            <w:tcW w:w="1404" w:type="dxa"/>
            <w:tcBorders>
              <w:top w:val="nil"/>
              <w:left w:val="nil"/>
              <w:bottom w:val="single" w:sz="4" w:space="0" w:color="auto"/>
              <w:right w:val="single" w:sz="4" w:space="0" w:color="auto"/>
            </w:tcBorders>
            <w:vAlign w:val="center"/>
            <w:hideMark/>
          </w:tcPr>
          <w:p w14:paraId="6BFCB26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Brent Vance</w:t>
            </w:r>
          </w:p>
        </w:tc>
        <w:tc>
          <w:tcPr>
            <w:tcW w:w="916" w:type="dxa"/>
            <w:tcBorders>
              <w:top w:val="nil"/>
              <w:left w:val="nil"/>
              <w:bottom w:val="nil"/>
              <w:right w:val="nil"/>
            </w:tcBorders>
            <w:noWrap/>
            <w:vAlign w:val="bottom"/>
            <w:hideMark/>
          </w:tcPr>
          <w:p w14:paraId="58558691"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64183E78"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425</w:t>
            </w:r>
          </w:p>
        </w:tc>
        <w:tc>
          <w:tcPr>
            <w:tcW w:w="2737" w:type="dxa"/>
            <w:tcBorders>
              <w:top w:val="nil"/>
              <w:left w:val="nil"/>
              <w:bottom w:val="single" w:sz="4" w:space="0" w:color="auto"/>
              <w:right w:val="single" w:sz="4" w:space="0" w:color="auto"/>
            </w:tcBorders>
            <w:vAlign w:val="center"/>
            <w:hideMark/>
          </w:tcPr>
          <w:p w14:paraId="11215A9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PRUTHVI CHHAGAN SHINDE</w:t>
            </w:r>
          </w:p>
        </w:tc>
        <w:tc>
          <w:tcPr>
            <w:tcW w:w="1465" w:type="dxa"/>
            <w:tcBorders>
              <w:top w:val="nil"/>
              <w:left w:val="nil"/>
              <w:bottom w:val="single" w:sz="4" w:space="0" w:color="auto"/>
              <w:right w:val="single" w:sz="4" w:space="0" w:color="auto"/>
            </w:tcBorders>
            <w:vAlign w:val="center"/>
            <w:hideMark/>
          </w:tcPr>
          <w:p w14:paraId="479DE46B"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Pacey Sanders</w:t>
            </w:r>
          </w:p>
        </w:tc>
        <w:tc>
          <w:tcPr>
            <w:tcW w:w="222" w:type="dxa"/>
            <w:vAlign w:val="center"/>
            <w:hideMark/>
          </w:tcPr>
          <w:p w14:paraId="0F50BD3B" w14:textId="77777777" w:rsidR="003F664A" w:rsidRPr="00630201" w:rsidRDefault="003F664A" w:rsidP="008E279B">
            <w:pPr>
              <w:rPr>
                <w:sz w:val="20"/>
                <w:szCs w:val="20"/>
              </w:rPr>
            </w:pPr>
          </w:p>
        </w:tc>
      </w:tr>
      <w:tr w:rsidR="003F664A" w:rsidRPr="00630201" w14:paraId="3B7CC2D5" w14:textId="77777777" w:rsidTr="008E279B">
        <w:trPr>
          <w:trHeight w:val="630"/>
        </w:trPr>
        <w:tc>
          <w:tcPr>
            <w:tcW w:w="552" w:type="dxa"/>
            <w:tcBorders>
              <w:top w:val="nil"/>
              <w:left w:val="single" w:sz="4" w:space="0" w:color="auto"/>
              <w:bottom w:val="single" w:sz="4" w:space="0" w:color="auto"/>
              <w:right w:val="single" w:sz="4" w:space="0" w:color="auto"/>
            </w:tcBorders>
            <w:noWrap/>
            <w:vAlign w:val="bottom"/>
            <w:hideMark/>
          </w:tcPr>
          <w:p w14:paraId="4CD05C4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367</w:t>
            </w:r>
          </w:p>
        </w:tc>
        <w:tc>
          <w:tcPr>
            <w:tcW w:w="2531" w:type="dxa"/>
            <w:tcBorders>
              <w:top w:val="nil"/>
              <w:left w:val="nil"/>
              <w:bottom w:val="single" w:sz="4" w:space="0" w:color="auto"/>
              <w:right w:val="single" w:sz="4" w:space="0" w:color="auto"/>
            </w:tcBorders>
            <w:vAlign w:val="center"/>
            <w:hideMark/>
          </w:tcPr>
          <w:p w14:paraId="70703ECB"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R  DIVYA</w:t>
            </w:r>
            <w:proofErr w:type="gramEnd"/>
          </w:p>
        </w:tc>
        <w:tc>
          <w:tcPr>
            <w:tcW w:w="1404" w:type="dxa"/>
            <w:tcBorders>
              <w:top w:val="nil"/>
              <w:left w:val="nil"/>
              <w:bottom w:val="single" w:sz="4" w:space="0" w:color="auto"/>
              <w:right w:val="single" w:sz="4" w:space="0" w:color="auto"/>
            </w:tcBorders>
            <w:vAlign w:val="center"/>
            <w:hideMark/>
          </w:tcPr>
          <w:p w14:paraId="1D25E464"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Dora Ross/ Diya Ramcharan</w:t>
            </w:r>
          </w:p>
        </w:tc>
        <w:tc>
          <w:tcPr>
            <w:tcW w:w="916" w:type="dxa"/>
            <w:tcBorders>
              <w:top w:val="nil"/>
              <w:left w:val="nil"/>
              <w:bottom w:val="nil"/>
              <w:right w:val="nil"/>
            </w:tcBorders>
            <w:noWrap/>
            <w:vAlign w:val="bottom"/>
            <w:hideMark/>
          </w:tcPr>
          <w:p w14:paraId="51B78082"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07C9CD34"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426</w:t>
            </w:r>
          </w:p>
        </w:tc>
        <w:tc>
          <w:tcPr>
            <w:tcW w:w="2737" w:type="dxa"/>
            <w:tcBorders>
              <w:top w:val="nil"/>
              <w:left w:val="nil"/>
              <w:bottom w:val="single" w:sz="4" w:space="0" w:color="auto"/>
              <w:right w:val="single" w:sz="4" w:space="0" w:color="auto"/>
            </w:tcBorders>
            <w:vAlign w:val="center"/>
            <w:hideMark/>
          </w:tcPr>
          <w:p w14:paraId="63D1EC6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RAHUL DEVACHANDRA MATRE</w:t>
            </w:r>
          </w:p>
        </w:tc>
        <w:tc>
          <w:tcPr>
            <w:tcW w:w="1465" w:type="dxa"/>
            <w:tcBorders>
              <w:top w:val="nil"/>
              <w:left w:val="nil"/>
              <w:bottom w:val="single" w:sz="4" w:space="0" w:color="auto"/>
              <w:right w:val="single" w:sz="4" w:space="0" w:color="auto"/>
            </w:tcBorders>
            <w:vAlign w:val="center"/>
            <w:hideMark/>
          </w:tcPr>
          <w:p w14:paraId="0767F5B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Ronald Mccoy</w:t>
            </w:r>
          </w:p>
        </w:tc>
        <w:tc>
          <w:tcPr>
            <w:tcW w:w="222" w:type="dxa"/>
            <w:vAlign w:val="center"/>
            <w:hideMark/>
          </w:tcPr>
          <w:p w14:paraId="3A49C7A4" w14:textId="77777777" w:rsidR="003F664A" w:rsidRPr="00630201" w:rsidRDefault="003F664A" w:rsidP="008E279B">
            <w:pPr>
              <w:rPr>
                <w:sz w:val="20"/>
                <w:szCs w:val="20"/>
              </w:rPr>
            </w:pPr>
          </w:p>
        </w:tc>
      </w:tr>
      <w:tr w:rsidR="003F664A" w:rsidRPr="00630201" w14:paraId="4FB4EF01" w14:textId="77777777" w:rsidTr="008E279B">
        <w:trPr>
          <w:trHeight w:val="630"/>
        </w:trPr>
        <w:tc>
          <w:tcPr>
            <w:tcW w:w="552" w:type="dxa"/>
            <w:tcBorders>
              <w:top w:val="nil"/>
              <w:left w:val="single" w:sz="4" w:space="0" w:color="auto"/>
              <w:bottom w:val="single" w:sz="4" w:space="0" w:color="auto"/>
              <w:right w:val="single" w:sz="4" w:space="0" w:color="auto"/>
            </w:tcBorders>
            <w:noWrap/>
            <w:vAlign w:val="bottom"/>
            <w:hideMark/>
          </w:tcPr>
          <w:p w14:paraId="3C4B4091"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368</w:t>
            </w:r>
          </w:p>
        </w:tc>
        <w:tc>
          <w:tcPr>
            <w:tcW w:w="2531" w:type="dxa"/>
            <w:tcBorders>
              <w:top w:val="nil"/>
              <w:left w:val="nil"/>
              <w:bottom w:val="single" w:sz="4" w:space="0" w:color="auto"/>
              <w:right w:val="single" w:sz="4" w:space="0" w:color="auto"/>
            </w:tcBorders>
            <w:vAlign w:val="center"/>
            <w:hideMark/>
          </w:tcPr>
          <w:p w14:paraId="2DF8D6B0" w14:textId="77777777" w:rsidR="003F664A" w:rsidRPr="00630201" w:rsidRDefault="003F664A" w:rsidP="008E279B">
            <w:pPr>
              <w:rPr>
                <w:rFonts w:ascii="Verdana" w:hAnsi="Verdana" w:cs="Calibri"/>
                <w:color w:val="000000"/>
                <w:sz w:val="17"/>
                <w:szCs w:val="17"/>
              </w:rPr>
            </w:pPr>
            <w:proofErr w:type="gramStart"/>
            <w:r w:rsidRPr="00630201">
              <w:rPr>
                <w:rFonts w:ascii="Verdana" w:hAnsi="Verdana" w:cs="Calibri"/>
                <w:color w:val="000000"/>
                <w:sz w:val="17"/>
                <w:szCs w:val="17"/>
              </w:rPr>
              <w:t>MUNNA  KUMAR</w:t>
            </w:r>
            <w:proofErr w:type="gramEnd"/>
          </w:p>
        </w:tc>
        <w:tc>
          <w:tcPr>
            <w:tcW w:w="1404" w:type="dxa"/>
            <w:tcBorders>
              <w:top w:val="nil"/>
              <w:left w:val="nil"/>
              <w:bottom w:val="single" w:sz="4" w:space="0" w:color="auto"/>
              <w:right w:val="single" w:sz="4" w:space="0" w:color="auto"/>
            </w:tcBorders>
            <w:vAlign w:val="center"/>
            <w:hideMark/>
          </w:tcPr>
          <w:p w14:paraId="3E50F9E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Mason Klein/ Mahesh </w:t>
            </w:r>
            <w:proofErr w:type="spellStart"/>
            <w:r w:rsidRPr="00630201">
              <w:rPr>
                <w:rFonts w:ascii="Verdana" w:hAnsi="Verdana" w:cs="Calibri"/>
                <w:color w:val="000000"/>
                <w:sz w:val="17"/>
                <w:szCs w:val="17"/>
              </w:rPr>
              <w:t>Kamthe</w:t>
            </w:r>
            <w:proofErr w:type="spellEnd"/>
          </w:p>
        </w:tc>
        <w:tc>
          <w:tcPr>
            <w:tcW w:w="916" w:type="dxa"/>
            <w:tcBorders>
              <w:top w:val="nil"/>
              <w:left w:val="nil"/>
              <w:bottom w:val="nil"/>
              <w:right w:val="nil"/>
            </w:tcBorders>
            <w:noWrap/>
            <w:vAlign w:val="bottom"/>
            <w:hideMark/>
          </w:tcPr>
          <w:p w14:paraId="438EDB58"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5A81980F"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427</w:t>
            </w:r>
          </w:p>
        </w:tc>
        <w:tc>
          <w:tcPr>
            <w:tcW w:w="2737" w:type="dxa"/>
            <w:tcBorders>
              <w:top w:val="nil"/>
              <w:left w:val="nil"/>
              <w:bottom w:val="single" w:sz="4" w:space="0" w:color="auto"/>
              <w:right w:val="single" w:sz="4" w:space="0" w:color="auto"/>
            </w:tcBorders>
            <w:vAlign w:val="center"/>
            <w:hideMark/>
          </w:tcPr>
          <w:p w14:paraId="38B3502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AVINASH CHANDRAKANT BAIGALALU</w:t>
            </w:r>
          </w:p>
        </w:tc>
        <w:tc>
          <w:tcPr>
            <w:tcW w:w="1465" w:type="dxa"/>
            <w:tcBorders>
              <w:top w:val="nil"/>
              <w:left w:val="nil"/>
              <w:bottom w:val="single" w:sz="4" w:space="0" w:color="auto"/>
              <w:right w:val="single" w:sz="4" w:space="0" w:color="auto"/>
            </w:tcBorders>
            <w:vAlign w:val="center"/>
            <w:hideMark/>
          </w:tcPr>
          <w:p w14:paraId="5217377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Alwin Bailey</w:t>
            </w:r>
          </w:p>
        </w:tc>
        <w:tc>
          <w:tcPr>
            <w:tcW w:w="222" w:type="dxa"/>
            <w:vAlign w:val="center"/>
            <w:hideMark/>
          </w:tcPr>
          <w:p w14:paraId="5FB8CD9D" w14:textId="77777777" w:rsidR="003F664A" w:rsidRPr="00630201" w:rsidRDefault="003F664A" w:rsidP="008E279B">
            <w:pPr>
              <w:rPr>
                <w:sz w:val="20"/>
                <w:szCs w:val="20"/>
              </w:rPr>
            </w:pPr>
          </w:p>
        </w:tc>
      </w:tr>
      <w:tr w:rsidR="003F664A" w:rsidRPr="00630201" w14:paraId="1DEA057A"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6B41D393"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369</w:t>
            </w:r>
          </w:p>
        </w:tc>
        <w:tc>
          <w:tcPr>
            <w:tcW w:w="2531" w:type="dxa"/>
            <w:tcBorders>
              <w:top w:val="nil"/>
              <w:left w:val="nil"/>
              <w:bottom w:val="single" w:sz="4" w:space="0" w:color="auto"/>
              <w:right w:val="single" w:sz="4" w:space="0" w:color="auto"/>
            </w:tcBorders>
            <w:vAlign w:val="center"/>
            <w:hideMark/>
          </w:tcPr>
          <w:p w14:paraId="575EA2E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ABDUL RAZZAQUE ABDUL GAFFAR ADONI</w:t>
            </w:r>
          </w:p>
        </w:tc>
        <w:tc>
          <w:tcPr>
            <w:tcW w:w="1404" w:type="dxa"/>
            <w:tcBorders>
              <w:top w:val="nil"/>
              <w:left w:val="nil"/>
              <w:bottom w:val="single" w:sz="4" w:space="0" w:color="auto"/>
              <w:right w:val="single" w:sz="4" w:space="0" w:color="auto"/>
            </w:tcBorders>
            <w:vAlign w:val="center"/>
            <w:hideMark/>
          </w:tcPr>
          <w:p w14:paraId="649CD63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Adolf </w:t>
            </w:r>
            <w:proofErr w:type="spellStart"/>
            <w:r w:rsidRPr="00630201">
              <w:rPr>
                <w:rFonts w:ascii="Verdana" w:hAnsi="Verdana" w:cs="Calibri"/>
                <w:color w:val="000000"/>
                <w:sz w:val="17"/>
                <w:szCs w:val="17"/>
              </w:rPr>
              <w:t>Anderrsen</w:t>
            </w:r>
            <w:proofErr w:type="spellEnd"/>
          </w:p>
        </w:tc>
        <w:tc>
          <w:tcPr>
            <w:tcW w:w="916" w:type="dxa"/>
            <w:tcBorders>
              <w:top w:val="nil"/>
              <w:left w:val="nil"/>
              <w:bottom w:val="nil"/>
              <w:right w:val="nil"/>
            </w:tcBorders>
            <w:noWrap/>
            <w:vAlign w:val="bottom"/>
            <w:hideMark/>
          </w:tcPr>
          <w:p w14:paraId="6FD36C7F"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1CF646E4"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428</w:t>
            </w:r>
          </w:p>
        </w:tc>
        <w:tc>
          <w:tcPr>
            <w:tcW w:w="2737" w:type="dxa"/>
            <w:tcBorders>
              <w:top w:val="nil"/>
              <w:left w:val="nil"/>
              <w:bottom w:val="single" w:sz="4" w:space="0" w:color="auto"/>
              <w:right w:val="single" w:sz="4" w:space="0" w:color="auto"/>
            </w:tcBorders>
            <w:vAlign w:val="center"/>
            <w:hideMark/>
          </w:tcPr>
          <w:p w14:paraId="2F0A4AF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VIDHYAVATI GURANNA LOGAV</w:t>
            </w:r>
          </w:p>
        </w:tc>
        <w:tc>
          <w:tcPr>
            <w:tcW w:w="1465" w:type="dxa"/>
            <w:tcBorders>
              <w:top w:val="nil"/>
              <w:left w:val="nil"/>
              <w:bottom w:val="single" w:sz="4" w:space="0" w:color="auto"/>
              <w:right w:val="single" w:sz="4" w:space="0" w:color="auto"/>
            </w:tcBorders>
            <w:vAlign w:val="center"/>
            <w:hideMark/>
          </w:tcPr>
          <w:p w14:paraId="38EA605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Valencia Lawson</w:t>
            </w:r>
          </w:p>
        </w:tc>
        <w:tc>
          <w:tcPr>
            <w:tcW w:w="222" w:type="dxa"/>
            <w:vAlign w:val="center"/>
            <w:hideMark/>
          </w:tcPr>
          <w:p w14:paraId="127E9A16" w14:textId="77777777" w:rsidR="003F664A" w:rsidRPr="00630201" w:rsidRDefault="003F664A" w:rsidP="008E279B">
            <w:pPr>
              <w:rPr>
                <w:sz w:val="20"/>
                <w:szCs w:val="20"/>
              </w:rPr>
            </w:pPr>
          </w:p>
        </w:tc>
      </w:tr>
      <w:tr w:rsidR="003F664A" w:rsidRPr="00630201" w14:paraId="491EBF34" w14:textId="77777777" w:rsidTr="008E279B">
        <w:trPr>
          <w:trHeight w:val="300"/>
        </w:trPr>
        <w:tc>
          <w:tcPr>
            <w:tcW w:w="552" w:type="dxa"/>
            <w:tcBorders>
              <w:top w:val="nil"/>
              <w:left w:val="single" w:sz="4" w:space="0" w:color="auto"/>
              <w:bottom w:val="single" w:sz="4" w:space="0" w:color="auto"/>
              <w:right w:val="single" w:sz="4" w:space="0" w:color="auto"/>
            </w:tcBorders>
            <w:noWrap/>
            <w:vAlign w:val="bottom"/>
            <w:hideMark/>
          </w:tcPr>
          <w:p w14:paraId="35E0D7BD"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370</w:t>
            </w:r>
          </w:p>
        </w:tc>
        <w:tc>
          <w:tcPr>
            <w:tcW w:w="2531" w:type="dxa"/>
            <w:tcBorders>
              <w:top w:val="nil"/>
              <w:left w:val="nil"/>
              <w:bottom w:val="single" w:sz="4" w:space="0" w:color="auto"/>
              <w:right w:val="single" w:sz="4" w:space="0" w:color="auto"/>
            </w:tcBorders>
            <w:vAlign w:val="center"/>
            <w:hideMark/>
          </w:tcPr>
          <w:p w14:paraId="0DC12CE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AYESHA UMAR SIDDIQUI</w:t>
            </w:r>
          </w:p>
        </w:tc>
        <w:tc>
          <w:tcPr>
            <w:tcW w:w="1404" w:type="dxa"/>
            <w:tcBorders>
              <w:top w:val="nil"/>
              <w:left w:val="nil"/>
              <w:bottom w:val="single" w:sz="4" w:space="0" w:color="auto"/>
              <w:right w:val="single" w:sz="4" w:space="0" w:color="auto"/>
            </w:tcBorders>
            <w:vAlign w:val="center"/>
            <w:hideMark/>
          </w:tcPr>
          <w:p w14:paraId="46E4591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Liza Dcruz</w:t>
            </w:r>
          </w:p>
        </w:tc>
        <w:tc>
          <w:tcPr>
            <w:tcW w:w="916" w:type="dxa"/>
            <w:tcBorders>
              <w:top w:val="nil"/>
              <w:left w:val="nil"/>
              <w:bottom w:val="nil"/>
              <w:right w:val="nil"/>
            </w:tcBorders>
            <w:noWrap/>
            <w:vAlign w:val="bottom"/>
            <w:hideMark/>
          </w:tcPr>
          <w:p w14:paraId="413A5930"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67C691D"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429</w:t>
            </w:r>
          </w:p>
        </w:tc>
        <w:tc>
          <w:tcPr>
            <w:tcW w:w="2737" w:type="dxa"/>
            <w:tcBorders>
              <w:top w:val="nil"/>
              <w:left w:val="nil"/>
              <w:bottom w:val="single" w:sz="4" w:space="0" w:color="auto"/>
              <w:right w:val="single" w:sz="4" w:space="0" w:color="auto"/>
            </w:tcBorders>
            <w:vAlign w:val="center"/>
            <w:hideMark/>
          </w:tcPr>
          <w:p w14:paraId="1DD9863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VIJAY LAXMAN MADANE</w:t>
            </w:r>
          </w:p>
        </w:tc>
        <w:tc>
          <w:tcPr>
            <w:tcW w:w="1465" w:type="dxa"/>
            <w:tcBorders>
              <w:top w:val="nil"/>
              <w:left w:val="nil"/>
              <w:bottom w:val="single" w:sz="4" w:space="0" w:color="auto"/>
              <w:right w:val="single" w:sz="4" w:space="0" w:color="auto"/>
            </w:tcBorders>
            <w:vAlign w:val="center"/>
            <w:hideMark/>
          </w:tcPr>
          <w:p w14:paraId="3CFE5EB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Bryant Derick</w:t>
            </w:r>
          </w:p>
        </w:tc>
        <w:tc>
          <w:tcPr>
            <w:tcW w:w="222" w:type="dxa"/>
            <w:vAlign w:val="center"/>
            <w:hideMark/>
          </w:tcPr>
          <w:p w14:paraId="05848CEB" w14:textId="77777777" w:rsidR="003F664A" w:rsidRPr="00630201" w:rsidRDefault="003F664A" w:rsidP="008E279B">
            <w:pPr>
              <w:rPr>
                <w:sz w:val="20"/>
                <w:szCs w:val="20"/>
              </w:rPr>
            </w:pPr>
          </w:p>
        </w:tc>
      </w:tr>
      <w:tr w:rsidR="003F664A" w:rsidRPr="00630201" w14:paraId="5DB5E324"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3B9A11B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371</w:t>
            </w:r>
          </w:p>
        </w:tc>
        <w:tc>
          <w:tcPr>
            <w:tcW w:w="2531" w:type="dxa"/>
            <w:tcBorders>
              <w:top w:val="nil"/>
              <w:left w:val="nil"/>
              <w:bottom w:val="single" w:sz="4" w:space="0" w:color="auto"/>
              <w:right w:val="single" w:sz="4" w:space="0" w:color="auto"/>
            </w:tcBorders>
            <w:vAlign w:val="center"/>
            <w:hideMark/>
          </w:tcPr>
          <w:p w14:paraId="20A5B16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SAKSHI KAMLESH SHAH</w:t>
            </w:r>
          </w:p>
        </w:tc>
        <w:tc>
          <w:tcPr>
            <w:tcW w:w="1404" w:type="dxa"/>
            <w:tcBorders>
              <w:top w:val="nil"/>
              <w:left w:val="nil"/>
              <w:bottom w:val="single" w:sz="4" w:space="0" w:color="auto"/>
              <w:right w:val="single" w:sz="4" w:space="0" w:color="auto"/>
            </w:tcBorders>
            <w:vAlign w:val="center"/>
            <w:hideMark/>
          </w:tcPr>
          <w:p w14:paraId="0F93B129"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Susan Watson</w:t>
            </w:r>
          </w:p>
        </w:tc>
        <w:tc>
          <w:tcPr>
            <w:tcW w:w="916" w:type="dxa"/>
            <w:tcBorders>
              <w:top w:val="nil"/>
              <w:left w:val="nil"/>
              <w:bottom w:val="nil"/>
              <w:right w:val="nil"/>
            </w:tcBorders>
            <w:noWrap/>
            <w:vAlign w:val="bottom"/>
            <w:hideMark/>
          </w:tcPr>
          <w:p w14:paraId="30002539"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10A0BF72"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430</w:t>
            </w:r>
          </w:p>
        </w:tc>
        <w:tc>
          <w:tcPr>
            <w:tcW w:w="2737" w:type="dxa"/>
            <w:tcBorders>
              <w:top w:val="nil"/>
              <w:left w:val="nil"/>
              <w:bottom w:val="single" w:sz="4" w:space="0" w:color="auto"/>
              <w:right w:val="single" w:sz="4" w:space="0" w:color="auto"/>
            </w:tcBorders>
            <w:vAlign w:val="center"/>
            <w:hideMark/>
          </w:tcPr>
          <w:p w14:paraId="01DD33B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RAMESHWARI SADANAND KHARAT</w:t>
            </w:r>
          </w:p>
        </w:tc>
        <w:tc>
          <w:tcPr>
            <w:tcW w:w="1465" w:type="dxa"/>
            <w:tcBorders>
              <w:top w:val="nil"/>
              <w:left w:val="nil"/>
              <w:bottom w:val="single" w:sz="4" w:space="0" w:color="auto"/>
              <w:right w:val="single" w:sz="4" w:space="0" w:color="auto"/>
            </w:tcBorders>
            <w:vAlign w:val="center"/>
            <w:hideMark/>
          </w:tcPr>
          <w:p w14:paraId="1E148E0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 xml:space="preserve">Rovena </w:t>
            </w:r>
            <w:proofErr w:type="spellStart"/>
            <w:r w:rsidRPr="00630201">
              <w:rPr>
                <w:rFonts w:ascii="Verdana" w:hAnsi="Verdana" w:cs="Calibri"/>
                <w:color w:val="000000"/>
                <w:sz w:val="17"/>
                <w:szCs w:val="17"/>
              </w:rPr>
              <w:t>Waffers</w:t>
            </w:r>
            <w:proofErr w:type="spellEnd"/>
          </w:p>
        </w:tc>
        <w:tc>
          <w:tcPr>
            <w:tcW w:w="222" w:type="dxa"/>
            <w:vAlign w:val="center"/>
            <w:hideMark/>
          </w:tcPr>
          <w:p w14:paraId="159A5B86" w14:textId="77777777" w:rsidR="003F664A" w:rsidRPr="00630201" w:rsidRDefault="003F664A" w:rsidP="008E279B">
            <w:pPr>
              <w:rPr>
                <w:sz w:val="20"/>
                <w:szCs w:val="20"/>
              </w:rPr>
            </w:pPr>
          </w:p>
        </w:tc>
      </w:tr>
      <w:tr w:rsidR="003F664A" w:rsidRPr="00630201" w14:paraId="47253B58"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25D7D683"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372</w:t>
            </w:r>
          </w:p>
        </w:tc>
        <w:tc>
          <w:tcPr>
            <w:tcW w:w="2531" w:type="dxa"/>
            <w:tcBorders>
              <w:top w:val="nil"/>
              <w:left w:val="nil"/>
              <w:bottom w:val="single" w:sz="4" w:space="0" w:color="auto"/>
              <w:right w:val="single" w:sz="4" w:space="0" w:color="auto"/>
            </w:tcBorders>
            <w:vAlign w:val="center"/>
            <w:hideMark/>
          </w:tcPr>
          <w:p w14:paraId="644D31C9"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BASAVRAJ CHANDRASHEKHAR HARNUR</w:t>
            </w:r>
          </w:p>
        </w:tc>
        <w:tc>
          <w:tcPr>
            <w:tcW w:w="1404" w:type="dxa"/>
            <w:tcBorders>
              <w:top w:val="nil"/>
              <w:left w:val="nil"/>
              <w:bottom w:val="single" w:sz="4" w:space="0" w:color="auto"/>
              <w:right w:val="single" w:sz="4" w:space="0" w:color="auto"/>
            </w:tcBorders>
            <w:vAlign w:val="center"/>
            <w:hideMark/>
          </w:tcPr>
          <w:p w14:paraId="007BCFD4"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Benjamin Hayward</w:t>
            </w:r>
          </w:p>
        </w:tc>
        <w:tc>
          <w:tcPr>
            <w:tcW w:w="916" w:type="dxa"/>
            <w:tcBorders>
              <w:top w:val="nil"/>
              <w:left w:val="nil"/>
              <w:bottom w:val="nil"/>
              <w:right w:val="nil"/>
            </w:tcBorders>
            <w:noWrap/>
            <w:vAlign w:val="bottom"/>
            <w:hideMark/>
          </w:tcPr>
          <w:p w14:paraId="28E0A965"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4DCF5611"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431</w:t>
            </w:r>
          </w:p>
        </w:tc>
        <w:tc>
          <w:tcPr>
            <w:tcW w:w="2737" w:type="dxa"/>
            <w:tcBorders>
              <w:top w:val="nil"/>
              <w:left w:val="nil"/>
              <w:bottom w:val="single" w:sz="4" w:space="0" w:color="auto"/>
              <w:right w:val="single" w:sz="4" w:space="0" w:color="auto"/>
            </w:tcBorders>
            <w:vAlign w:val="center"/>
            <w:hideMark/>
          </w:tcPr>
          <w:p w14:paraId="2625AF5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ASHWINI DATTATRAY BELPAWAR</w:t>
            </w:r>
          </w:p>
        </w:tc>
        <w:tc>
          <w:tcPr>
            <w:tcW w:w="1465" w:type="dxa"/>
            <w:tcBorders>
              <w:top w:val="nil"/>
              <w:left w:val="nil"/>
              <w:bottom w:val="single" w:sz="4" w:space="0" w:color="auto"/>
              <w:right w:val="single" w:sz="4" w:space="0" w:color="auto"/>
            </w:tcBorders>
            <w:vAlign w:val="center"/>
            <w:hideMark/>
          </w:tcPr>
          <w:p w14:paraId="0EC57B93"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Audrey Houston</w:t>
            </w:r>
          </w:p>
        </w:tc>
        <w:tc>
          <w:tcPr>
            <w:tcW w:w="222" w:type="dxa"/>
            <w:vAlign w:val="center"/>
            <w:hideMark/>
          </w:tcPr>
          <w:p w14:paraId="49226263" w14:textId="77777777" w:rsidR="003F664A" w:rsidRPr="00630201" w:rsidRDefault="003F664A" w:rsidP="008E279B">
            <w:pPr>
              <w:rPr>
                <w:sz w:val="20"/>
                <w:szCs w:val="20"/>
              </w:rPr>
            </w:pPr>
          </w:p>
        </w:tc>
      </w:tr>
      <w:tr w:rsidR="003F664A" w:rsidRPr="00630201" w14:paraId="6CDB6EDC"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7A626E77"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373</w:t>
            </w:r>
          </w:p>
        </w:tc>
        <w:tc>
          <w:tcPr>
            <w:tcW w:w="2531" w:type="dxa"/>
            <w:tcBorders>
              <w:top w:val="nil"/>
              <w:left w:val="nil"/>
              <w:bottom w:val="single" w:sz="4" w:space="0" w:color="auto"/>
              <w:right w:val="single" w:sz="4" w:space="0" w:color="auto"/>
            </w:tcBorders>
            <w:vAlign w:val="center"/>
            <w:hideMark/>
          </w:tcPr>
          <w:p w14:paraId="2D34C0B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ABHISHEK AMBADAS SUNKANAPALLI</w:t>
            </w:r>
          </w:p>
        </w:tc>
        <w:tc>
          <w:tcPr>
            <w:tcW w:w="1404" w:type="dxa"/>
            <w:tcBorders>
              <w:top w:val="nil"/>
              <w:left w:val="nil"/>
              <w:bottom w:val="single" w:sz="4" w:space="0" w:color="auto"/>
              <w:right w:val="single" w:sz="4" w:space="0" w:color="auto"/>
            </w:tcBorders>
            <w:vAlign w:val="center"/>
            <w:hideMark/>
          </w:tcPr>
          <w:p w14:paraId="5BD2257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Andrew Shepherd</w:t>
            </w:r>
          </w:p>
        </w:tc>
        <w:tc>
          <w:tcPr>
            <w:tcW w:w="916" w:type="dxa"/>
            <w:tcBorders>
              <w:top w:val="nil"/>
              <w:left w:val="nil"/>
              <w:bottom w:val="nil"/>
              <w:right w:val="nil"/>
            </w:tcBorders>
            <w:noWrap/>
            <w:vAlign w:val="bottom"/>
            <w:hideMark/>
          </w:tcPr>
          <w:p w14:paraId="27F513AA"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00001FC7"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432</w:t>
            </w:r>
          </w:p>
        </w:tc>
        <w:tc>
          <w:tcPr>
            <w:tcW w:w="2737" w:type="dxa"/>
            <w:tcBorders>
              <w:top w:val="nil"/>
              <w:left w:val="nil"/>
              <w:bottom w:val="single" w:sz="4" w:space="0" w:color="auto"/>
              <w:right w:val="single" w:sz="4" w:space="0" w:color="auto"/>
            </w:tcBorders>
            <w:vAlign w:val="center"/>
            <w:hideMark/>
          </w:tcPr>
          <w:p w14:paraId="1FCFBF8E"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JAY GAJANAN HIRALKAR</w:t>
            </w:r>
          </w:p>
        </w:tc>
        <w:tc>
          <w:tcPr>
            <w:tcW w:w="1465" w:type="dxa"/>
            <w:tcBorders>
              <w:top w:val="nil"/>
              <w:left w:val="nil"/>
              <w:bottom w:val="single" w:sz="4" w:space="0" w:color="auto"/>
              <w:right w:val="single" w:sz="4" w:space="0" w:color="auto"/>
            </w:tcBorders>
            <w:vAlign w:val="center"/>
            <w:hideMark/>
          </w:tcPr>
          <w:p w14:paraId="7FF46F2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Jay Hudson</w:t>
            </w:r>
          </w:p>
        </w:tc>
        <w:tc>
          <w:tcPr>
            <w:tcW w:w="222" w:type="dxa"/>
            <w:vAlign w:val="center"/>
            <w:hideMark/>
          </w:tcPr>
          <w:p w14:paraId="5F58CDC9" w14:textId="77777777" w:rsidR="003F664A" w:rsidRPr="00630201" w:rsidRDefault="003F664A" w:rsidP="008E279B">
            <w:pPr>
              <w:rPr>
                <w:sz w:val="20"/>
                <w:szCs w:val="20"/>
              </w:rPr>
            </w:pPr>
          </w:p>
        </w:tc>
      </w:tr>
      <w:tr w:rsidR="003F664A" w:rsidRPr="00630201" w14:paraId="621AF3ED"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3938DBC4"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374</w:t>
            </w:r>
          </w:p>
        </w:tc>
        <w:tc>
          <w:tcPr>
            <w:tcW w:w="2531" w:type="dxa"/>
            <w:tcBorders>
              <w:top w:val="nil"/>
              <w:left w:val="nil"/>
              <w:bottom w:val="single" w:sz="4" w:space="0" w:color="auto"/>
              <w:right w:val="single" w:sz="4" w:space="0" w:color="auto"/>
            </w:tcBorders>
            <w:vAlign w:val="center"/>
            <w:hideMark/>
          </w:tcPr>
          <w:p w14:paraId="5553D321"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VAISHNAVI GANESH BOREKAR</w:t>
            </w:r>
          </w:p>
        </w:tc>
        <w:tc>
          <w:tcPr>
            <w:tcW w:w="1404" w:type="dxa"/>
            <w:tcBorders>
              <w:top w:val="nil"/>
              <w:left w:val="nil"/>
              <w:bottom w:val="single" w:sz="4" w:space="0" w:color="auto"/>
              <w:right w:val="single" w:sz="4" w:space="0" w:color="auto"/>
            </w:tcBorders>
            <w:vAlign w:val="center"/>
            <w:hideMark/>
          </w:tcPr>
          <w:p w14:paraId="0BD78C8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Velma Brown</w:t>
            </w:r>
          </w:p>
        </w:tc>
        <w:tc>
          <w:tcPr>
            <w:tcW w:w="916" w:type="dxa"/>
            <w:tcBorders>
              <w:top w:val="nil"/>
              <w:left w:val="nil"/>
              <w:bottom w:val="nil"/>
              <w:right w:val="nil"/>
            </w:tcBorders>
            <w:noWrap/>
            <w:vAlign w:val="bottom"/>
            <w:hideMark/>
          </w:tcPr>
          <w:p w14:paraId="6736F454"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424819D3"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433</w:t>
            </w:r>
          </w:p>
        </w:tc>
        <w:tc>
          <w:tcPr>
            <w:tcW w:w="2737" w:type="dxa"/>
            <w:tcBorders>
              <w:top w:val="nil"/>
              <w:left w:val="nil"/>
              <w:bottom w:val="single" w:sz="4" w:space="0" w:color="auto"/>
              <w:right w:val="single" w:sz="4" w:space="0" w:color="auto"/>
            </w:tcBorders>
            <w:vAlign w:val="center"/>
            <w:hideMark/>
          </w:tcPr>
          <w:p w14:paraId="63138F4A"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PRIYA SAGAR PATIL</w:t>
            </w:r>
          </w:p>
        </w:tc>
        <w:tc>
          <w:tcPr>
            <w:tcW w:w="1465" w:type="dxa"/>
            <w:tcBorders>
              <w:top w:val="nil"/>
              <w:left w:val="nil"/>
              <w:bottom w:val="single" w:sz="4" w:space="0" w:color="auto"/>
              <w:right w:val="single" w:sz="4" w:space="0" w:color="auto"/>
            </w:tcBorders>
            <w:vAlign w:val="center"/>
            <w:hideMark/>
          </w:tcPr>
          <w:p w14:paraId="006CE958"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Patsy Pierce</w:t>
            </w:r>
          </w:p>
        </w:tc>
        <w:tc>
          <w:tcPr>
            <w:tcW w:w="222" w:type="dxa"/>
            <w:vAlign w:val="center"/>
            <w:hideMark/>
          </w:tcPr>
          <w:p w14:paraId="6D40982D" w14:textId="77777777" w:rsidR="003F664A" w:rsidRPr="00630201" w:rsidRDefault="003F664A" w:rsidP="008E279B">
            <w:pPr>
              <w:rPr>
                <w:sz w:val="20"/>
                <w:szCs w:val="20"/>
              </w:rPr>
            </w:pPr>
          </w:p>
        </w:tc>
      </w:tr>
      <w:tr w:rsidR="003F664A" w:rsidRPr="00630201" w14:paraId="30E371D8"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hideMark/>
          </w:tcPr>
          <w:p w14:paraId="3F0CC0F6"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375</w:t>
            </w:r>
          </w:p>
        </w:tc>
        <w:tc>
          <w:tcPr>
            <w:tcW w:w="2531" w:type="dxa"/>
            <w:tcBorders>
              <w:top w:val="nil"/>
              <w:left w:val="nil"/>
              <w:bottom w:val="single" w:sz="4" w:space="0" w:color="auto"/>
              <w:right w:val="single" w:sz="4" w:space="0" w:color="auto"/>
            </w:tcBorders>
            <w:vAlign w:val="center"/>
            <w:hideMark/>
          </w:tcPr>
          <w:p w14:paraId="67536C7D"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SHUBHAM BALASAHEB PATIL</w:t>
            </w:r>
          </w:p>
        </w:tc>
        <w:tc>
          <w:tcPr>
            <w:tcW w:w="1404" w:type="dxa"/>
            <w:tcBorders>
              <w:top w:val="nil"/>
              <w:left w:val="nil"/>
              <w:bottom w:val="single" w:sz="4" w:space="0" w:color="auto"/>
              <w:right w:val="single" w:sz="4" w:space="0" w:color="auto"/>
            </w:tcBorders>
            <w:vAlign w:val="center"/>
            <w:hideMark/>
          </w:tcPr>
          <w:p w14:paraId="0675F06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Shepherd Patron</w:t>
            </w:r>
          </w:p>
        </w:tc>
        <w:tc>
          <w:tcPr>
            <w:tcW w:w="916" w:type="dxa"/>
            <w:tcBorders>
              <w:top w:val="nil"/>
              <w:left w:val="nil"/>
              <w:bottom w:val="nil"/>
              <w:right w:val="nil"/>
            </w:tcBorders>
            <w:noWrap/>
            <w:vAlign w:val="bottom"/>
            <w:hideMark/>
          </w:tcPr>
          <w:p w14:paraId="7595201F"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hideMark/>
          </w:tcPr>
          <w:p w14:paraId="74FE2AA3"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434</w:t>
            </w:r>
          </w:p>
        </w:tc>
        <w:tc>
          <w:tcPr>
            <w:tcW w:w="2737" w:type="dxa"/>
            <w:tcBorders>
              <w:top w:val="nil"/>
              <w:left w:val="nil"/>
              <w:bottom w:val="single" w:sz="4" w:space="0" w:color="auto"/>
              <w:right w:val="single" w:sz="4" w:space="0" w:color="auto"/>
            </w:tcBorders>
            <w:vAlign w:val="center"/>
            <w:hideMark/>
          </w:tcPr>
          <w:p w14:paraId="55B6A646"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SAPANA VIJAY SHIRSAT</w:t>
            </w:r>
          </w:p>
        </w:tc>
        <w:tc>
          <w:tcPr>
            <w:tcW w:w="1465" w:type="dxa"/>
            <w:tcBorders>
              <w:top w:val="nil"/>
              <w:left w:val="nil"/>
              <w:bottom w:val="single" w:sz="4" w:space="0" w:color="auto"/>
              <w:right w:val="single" w:sz="4" w:space="0" w:color="auto"/>
            </w:tcBorders>
            <w:vAlign w:val="center"/>
            <w:hideMark/>
          </w:tcPr>
          <w:p w14:paraId="5B15BD6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Sabrina Spencer</w:t>
            </w:r>
          </w:p>
        </w:tc>
        <w:tc>
          <w:tcPr>
            <w:tcW w:w="222" w:type="dxa"/>
            <w:vAlign w:val="center"/>
            <w:hideMark/>
          </w:tcPr>
          <w:p w14:paraId="6C0FB018" w14:textId="77777777" w:rsidR="003F664A" w:rsidRPr="00630201" w:rsidRDefault="003F664A" w:rsidP="008E279B">
            <w:pPr>
              <w:rPr>
                <w:sz w:val="20"/>
                <w:szCs w:val="20"/>
              </w:rPr>
            </w:pPr>
          </w:p>
        </w:tc>
      </w:tr>
      <w:tr w:rsidR="003F664A" w:rsidRPr="00630201" w14:paraId="39933349"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20933F51"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376</w:t>
            </w:r>
          </w:p>
        </w:tc>
        <w:tc>
          <w:tcPr>
            <w:tcW w:w="2531" w:type="dxa"/>
            <w:tcBorders>
              <w:top w:val="nil"/>
              <w:left w:val="nil"/>
              <w:bottom w:val="single" w:sz="4" w:space="0" w:color="auto"/>
              <w:right w:val="single" w:sz="4" w:space="0" w:color="auto"/>
            </w:tcBorders>
            <w:vAlign w:val="center"/>
          </w:tcPr>
          <w:p w14:paraId="4BF0C3B7"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BHAVANA CHANDRAKANT MAHULKAR</w:t>
            </w:r>
          </w:p>
        </w:tc>
        <w:tc>
          <w:tcPr>
            <w:tcW w:w="1404" w:type="dxa"/>
            <w:tcBorders>
              <w:top w:val="nil"/>
              <w:left w:val="nil"/>
              <w:bottom w:val="single" w:sz="4" w:space="0" w:color="auto"/>
              <w:right w:val="single" w:sz="4" w:space="0" w:color="auto"/>
            </w:tcBorders>
            <w:vAlign w:val="center"/>
          </w:tcPr>
          <w:p w14:paraId="6E9133A5"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Bertha Marshall</w:t>
            </w:r>
          </w:p>
        </w:tc>
        <w:tc>
          <w:tcPr>
            <w:tcW w:w="916" w:type="dxa"/>
            <w:tcBorders>
              <w:top w:val="nil"/>
              <w:left w:val="nil"/>
              <w:bottom w:val="nil"/>
              <w:right w:val="nil"/>
            </w:tcBorders>
            <w:noWrap/>
            <w:vAlign w:val="bottom"/>
          </w:tcPr>
          <w:p w14:paraId="53773DEC"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208F5FAD" w14:textId="77777777" w:rsidR="003F664A" w:rsidRPr="00630201" w:rsidRDefault="003F664A" w:rsidP="008E279B">
            <w:pPr>
              <w:jc w:val="right"/>
              <w:rPr>
                <w:rFonts w:ascii="Verdana" w:hAnsi="Verdana" w:cs="Calibri"/>
                <w:color w:val="000000"/>
                <w:sz w:val="17"/>
                <w:szCs w:val="17"/>
              </w:rPr>
            </w:pPr>
            <w:r w:rsidRPr="00630201">
              <w:rPr>
                <w:rFonts w:ascii="Verdana" w:hAnsi="Verdana" w:cs="Calibri"/>
                <w:color w:val="000000"/>
                <w:sz w:val="17"/>
                <w:szCs w:val="17"/>
              </w:rPr>
              <w:t>435</w:t>
            </w:r>
          </w:p>
        </w:tc>
        <w:tc>
          <w:tcPr>
            <w:tcW w:w="2737" w:type="dxa"/>
            <w:tcBorders>
              <w:top w:val="nil"/>
              <w:left w:val="nil"/>
              <w:bottom w:val="single" w:sz="4" w:space="0" w:color="auto"/>
              <w:right w:val="single" w:sz="4" w:space="0" w:color="auto"/>
            </w:tcBorders>
            <w:vAlign w:val="center"/>
          </w:tcPr>
          <w:p w14:paraId="37563AA0"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MAYUR SURESH SURJUSE</w:t>
            </w:r>
          </w:p>
        </w:tc>
        <w:tc>
          <w:tcPr>
            <w:tcW w:w="1465" w:type="dxa"/>
            <w:tcBorders>
              <w:top w:val="nil"/>
              <w:left w:val="nil"/>
              <w:bottom w:val="single" w:sz="4" w:space="0" w:color="auto"/>
              <w:right w:val="single" w:sz="4" w:space="0" w:color="auto"/>
            </w:tcBorders>
            <w:vAlign w:val="center"/>
          </w:tcPr>
          <w:p w14:paraId="0213F09C" w14:textId="77777777" w:rsidR="003F664A" w:rsidRPr="00630201" w:rsidRDefault="003F664A" w:rsidP="008E279B">
            <w:pPr>
              <w:rPr>
                <w:rFonts w:ascii="Verdana" w:hAnsi="Verdana" w:cs="Calibri"/>
                <w:color w:val="000000"/>
                <w:sz w:val="17"/>
                <w:szCs w:val="17"/>
              </w:rPr>
            </w:pPr>
            <w:r w:rsidRPr="00630201">
              <w:rPr>
                <w:rFonts w:ascii="Verdana" w:hAnsi="Verdana" w:cs="Calibri"/>
                <w:color w:val="000000"/>
                <w:sz w:val="17"/>
                <w:szCs w:val="17"/>
              </w:rPr>
              <w:t>Marcus Burton</w:t>
            </w:r>
          </w:p>
        </w:tc>
        <w:tc>
          <w:tcPr>
            <w:tcW w:w="222" w:type="dxa"/>
            <w:vAlign w:val="center"/>
          </w:tcPr>
          <w:p w14:paraId="5202340A" w14:textId="77777777" w:rsidR="003F664A" w:rsidRPr="00630201" w:rsidRDefault="003F664A" w:rsidP="008E279B">
            <w:pPr>
              <w:rPr>
                <w:sz w:val="20"/>
                <w:szCs w:val="20"/>
              </w:rPr>
            </w:pPr>
          </w:p>
        </w:tc>
      </w:tr>
      <w:tr w:rsidR="003F664A" w:rsidRPr="00630201" w14:paraId="1219240A"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5F234538"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436</w:t>
            </w:r>
          </w:p>
        </w:tc>
        <w:tc>
          <w:tcPr>
            <w:tcW w:w="2531" w:type="dxa"/>
            <w:tcBorders>
              <w:top w:val="nil"/>
              <w:left w:val="nil"/>
              <w:bottom w:val="single" w:sz="4" w:space="0" w:color="auto"/>
              <w:right w:val="single" w:sz="4" w:space="0" w:color="auto"/>
            </w:tcBorders>
            <w:vAlign w:val="center"/>
          </w:tcPr>
          <w:p w14:paraId="67235D0B" w14:textId="77777777" w:rsidR="003F664A" w:rsidRPr="00432741" w:rsidRDefault="003F664A" w:rsidP="008E279B">
            <w:pPr>
              <w:rPr>
                <w:rFonts w:ascii="Calibri" w:hAnsi="Calibri" w:cs="Calibri"/>
                <w:color w:val="000000"/>
                <w:sz w:val="22"/>
                <w:szCs w:val="22"/>
              </w:rPr>
            </w:pPr>
            <w:r>
              <w:rPr>
                <w:rFonts w:ascii="Calibri" w:hAnsi="Calibri" w:cs="Calibri"/>
                <w:color w:val="000000"/>
                <w:sz w:val="22"/>
                <w:szCs w:val="22"/>
              </w:rPr>
              <w:t>RAZIQ FASHI MOHD</w:t>
            </w:r>
          </w:p>
        </w:tc>
        <w:tc>
          <w:tcPr>
            <w:tcW w:w="1404" w:type="dxa"/>
            <w:tcBorders>
              <w:top w:val="nil"/>
              <w:left w:val="nil"/>
              <w:bottom w:val="single" w:sz="4" w:space="0" w:color="auto"/>
              <w:right w:val="single" w:sz="4" w:space="0" w:color="auto"/>
            </w:tcBorders>
            <w:vAlign w:val="center"/>
          </w:tcPr>
          <w:p w14:paraId="52B557D2" w14:textId="77777777" w:rsidR="003F664A" w:rsidRPr="00432741" w:rsidRDefault="003F664A" w:rsidP="008E279B">
            <w:pPr>
              <w:rPr>
                <w:rFonts w:ascii="Calibri" w:hAnsi="Calibri" w:cs="Calibri"/>
                <w:color w:val="000000"/>
                <w:sz w:val="22"/>
                <w:szCs w:val="22"/>
              </w:rPr>
            </w:pPr>
            <w:r>
              <w:rPr>
                <w:rFonts w:ascii="Calibri" w:hAnsi="Calibri" w:cs="Calibri"/>
                <w:color w:val="000000"/>
                <w:sz w:val="22"/>
                <w:szCs w:val="22"/>
              </w:rPr>
              <w:t>JIM WILSON</w:t>
            </w:r>
          </w:p>
        </w:tc>
        <w:tc>
          <w:tcPr>
            <w:tcW w:w="916" w:type="dxa"/>
            <w:tcBorders>
              <w:top w:val="nil"/>
              <w:left w:val="nil"/>
              <w:bottom w:val="nil"/>
              <w:right w:val="nil"/>
            </w:tcBorders>
            <w:noWrap/>
            <w:vAlign w:val="bottom"/>
          </w:tcPr>
          <w:p w14:paraId="11F6F18D"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499D7508"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449</w:t>
            </w:r>
          </w:p>
        </w:tc>
        <w:tc>
          <w:tcPr>
            <w:tcW w:w="2737" w:type="dxa"/>
            <w:tcBorders>
              <w:top w:val="nil"/>
              <w:left w:val="nil"/>
              <w:bottom w:val="single" w:sz="4" w:space="0" w:color="auto"/>
              <w:right w:val="single" w:sz="4" w:space="0" w:color="auto"/>
            </w:tcBorders>
            <w:vAlign w:val="center"/>
          </w:tcPr>
          <w:p w14:paraId="389F8055"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VISHAL BALU WAGH</w:t>
            </w:r>
          </w:p>
        </w:tc>
        <w:tc>
          <w:tcPr>
            <w:tcW w:w="1465" w:type="dxa"/>
            <w:tcBorders>
              <w:top w:val="nil"/>
              <w:left w:val="nil"/>
              <w:bottom w:val="single" w:sz="4" w:space="0" w:color="auto"/>
              <w:right w:val="single" w:sz="4" w:space="0" w:color="auto"/>
            </w:tcBorders>
            <w:vAlign w:val="center"/>
          </w:tcPr>
          <w:p w14:paraId="5A0B2135" w14:textId="77777777" w:rsidR="003F664A" w:rsidRPr="00630201" w:rsidRDefault="003F664A" w:rsidP="008E279B">
            <w:pPr>
              <w:rPr>
                <w:rFonts w:ascii="Verdana" w:hAnsi="Verdana" w:cs="Calibri"/>
                <w:color w:val="000000"/>
                <w:sz w:val="17"/>
                <w:szCs w:val="17"/>
              </w:rPr>
            </w:pPr>
          </w:p>
        </w:tc>
        <w:tc>
          <w:tcPr>
            <w:tcW w:w="222" w:type="dxa"/>
            <w:vAlign w:val="center"/>
          </w:tcPr>
          <w:p w14:paraId="7805D068" w14:textId="77777777" w:rsidR="003F664A" w:rsidRPr="00630201" w:rsidRDefault="003F664A" w:rsidP="008E279B">
            <w:pPr>
              <w:rPr>
                <w:sz w:val="20"/>
                <w:szCs w:val="20"/>
              </w:rPr>
            </w:pPr>
          </w:p>
        </w:tc>
      </w:tr>
      <w:tr w:rsidR="003F664A" w:rsidRPr="00630201" w14:paraId="21D1A229"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698849A7"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437</w:t>
            </w:r>
          </w:p>
        </w:tc>
        <w:tc>
          <w:tcPr>
            <w:tcW w:w="2531" w:type="dxa"/>
            <w:tcBorders>
              <w:top w:val="nil"/>
              <w:left w:val="nil"/>
              <w:bottom w:val="single" w:sz="4" w:space="0" w:color="auto"/>
              <w:right w:val="single" w:sz="4" w:space="0" w:color="auto"/>
            </w:tcBorders>
            <w:vAlign w:val="center"/>
          </w:tcPr>
          <w:p w14:paraId="2C7E8A73"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TRES MIREE</w:t>
            </w:r>
          </w:p>
        </w:tc>
        <w:tc>
          <w:tcPr>
            <w:tcW w:w="1404" w:type="dxa"/>
            <w:tcBorders>
              <w:top w:val="nil"/>
              <w:left w:val="nil"/>
              <w:bottom w:val="single" w:sz="4" w:space="0" w:color="auto"/>
              <w:right w:val="single" w:sz="4" w:space="0" w:color="auto"/>
            </w:tcBorders>
            <w:vAlign w:val="center"/>
          </w:tcPr>
          <w:p w14:paraId="0D921E25"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399B260B"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100F3B1B"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450</w:t>
            </w:r>
          </w:p>
        </w:tc>
        <w:tc>
          <w:tcPr>
            <w:tcW w:w="2737" w:type="dxa"/>
            <w:tcBorders>
              <w:top w:val="nil"/>
              <w:left w:val="nil"/>
              <w:bottom w:val="single" w:sz="4" w:space="0" w:color="auto"/>
              <w:right w:val="single" w:sz="4" w:space="0" w:color="auto"/>
            </w:tcBorders>
            <w:vAlign w:val="center"/>
          </w:tcPr>
          <w:p w14:paraId="335B3CBF"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SANTOSH SHANKAR KHANDEKAR</w:t>
            </w:r>
          </w:p>
        </w:tc>
        <w:tc>
          <w:tcPr>
            <w:tcW w:w="1465" w:type="dxa"/>
            <w:tcBorders>
              <w:top w:val="nil"/>
              <w:left w:val="nil"/>
              <w:bottom w:val="single" w:sz="4" w:space="0" w:color="auto"/>
              <w:right w:val="single" w:sz="4" w:space="0" w:color="auto"/>
            </w:tcBorders>
            <w:vAlign w:val="center"/>
          </w:tcPr>
          <w:p w14:paraId="4E363F3B" w14:textId="77777777" w:rsidR="003F664A" w:rsidRPr="00630201" w:rsidRDefault="003F664A" w:rsidP="008E279B">
            <w:pPr>
              <w:rPr>
                <w:rFonts w:ascii="Verdana" w:hAnsi="Verdana" w:cs="Calibri"/>
                <w:color w:val="000000"/>
                <w:sz w:val="17"/>
                <w:szCs w:val="17"/>
              </w:rPr>
            </w:pPr>
          </w:p>
        </w:tc>
        <w:tc>
          <w:tcPr>
            <w:tcW w:w="222" w:type="dxa"/>
            <w:vAlign w:val="center"/>
          </w:tcPr>
          <w:p w14:paraId="12249E17" w14:textId="77777777" w:rsidR="003F664A" w:rsidRPr="00630201" w:rsidRDefault="003F664A" w:rsidP="008E279B">
            <w:pPr>
              <w:rPr>
                <w:sz w:val="20"/>
                <w:szCs w:val="20"/>
              </w:rPr>
            </w:pPr>
          </w:p>
        </w:tc>
      </w:tr>
      <w:tr w:rsidR="003F664A" w:rsidRPr="00630201" w14:paraId="3288026D"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0246D584"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438</w:t>
            </w:r>
          </w:p>
        </w:tc>
        <w:tc>
          <w:tcPr>
            <w:tcW w:w="2531" w:type="dxa"/>
            <w:tcBorders>
              <w:top w:val="nil"/>
              <w:left w:val="nil"/>
              <w:bottom w:val="single" w:sz="4" w:space="0" w:color="auto"/>
              <w:right w:val="single" w:sz="4" w:space="0" w:color="auto"/>
            </w:tcBorders>
            <w:vAlign w:val="center"/>
          </w:tcPr>
          <w:p w14:paraId="7279DB87"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Randy Cochran</w:t>
            </w:r>
          </w:p>
        </w:tc>
        <w:tc>
          <w:tcPr>
            <w:tcW w:w="1404" w:type="dxa"/>
            <w:tcBorders>
              <w:top w:val="nil"/>
              <w:left w:val="nil"/>
              <w:bottom w:val="single" w:sz="4" w:space="0" w:color="auto"/>
              <w:right w:val="single" w:sz="4" w:space="0" w:color="auto"/>
            </w:tcBorders>
            <w:vAlign w:val="center"/>
          </w:tcPr>
          <w:p w14:paraId="47E7BB30"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2004F5A2"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79500F7B"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451</w:t>
            </w:r>
          </w:p>
        </w:tc>
        <w:tc>
          <w:tcPr>
            <w:tcW w:w="2737" w:type="dxa"/>
            <w:tcBorders>
              <w:top w:val="nil"/>
              <w:left w:val="nil"/>
              <w:bottom w:val="single" w:sz="4" w:space="0" w:color="auto"/>
              <w:right w:val="single" w:sz="4" w:space="0" w:color="auto"/>
            </w:tcBorders>
            <w:vAlign w:val="center"/>
          </w:tcPr>
          <w:p w14:paraId="0F6ED467"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MOHAMED RIYAZ</w:t>
            </w:r>
          </w:p>
        </w:tc>
        <w:tc>
          <w:tcPr>
            <w:tcW w:w="1465" w:type="dxa"/>
            <w:tcBorders>
              <w:top w:val="nil"/>
              <w:left w:val="nil"/>
              <w:bottom w:val="single" w:sz="4" w:space="0" w:color="auto"/>
              <w:right w:val="single" w:sz="4" w:space="0" w:color="auto"/>
            </w:tcBorders>
            <w:vAlign w:val="center"/>
          </w:tcPr>
          <w:p w14:paraId="29D72A7E" w14:textId="77777777" w:rsidR="003F664A" w:rsidRPr="00630201" w:rsidRDefault="003F664A" w:rsidP="008E279B">
            <w:pPr>
              <w:rPr>
                <w:rFonts w:ascii="Verdana" w:hAnsi="Verdana" w:cs="Calibri"/>
                <w:color w:val="000000"/>
                <w:sz w:val="17"/>
                <w:szCs w:val="17"/>
              </w:rPr>
            </w:pPr>
          </w:p>
        </w:tc>
        <w:tc>
          <w:tcPr>
            <w:tcW w:w="222" w:type="dxa"/>
            <w:vAlign w:val="center"/>
          </w:tcPr>
          <w:p w14:paraId="3E85EAA8" w14:textId="77777777" w:rsidR="003F664A" w:rsidRPr="00630201" w:rsidRDefault="003F664A" w:rsidP="008E279B">
            <w:pPr>
              <w:rPr>
                <w:sz w:val="20"/>
                <w:szCs w:val="20"/>
              </w:rPr>
            </w:pPr>
          </w:p>
        </w:tc>
      </w:tr>
      <w:tr w:rsidR="003F664A" w:rsidRPr="00630201" w14:paraId="43CD60AD"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26D1EFCF"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439</w:t>
            </w:r>
          </w:p>
        </w:tc>
        <w:tc>
          <w:tcPr>
            <w:tcW w:w="2531" w:type="dxa"/>
            <w:tcBorders>
              <w:top w:val="nil"/>
              <w:left w:val="nil"/>
              <w:bottom w:val="single" w:sz="4" w:space="0" w:color="auto"/>
              <w:right w:val="single" w:sz="4" w:space="0" w:color="auto"/>
            </w:tcBorders>
            <w:vAlign w:val="center"/>
          </w:tcPr>
          <w:p w14:paraId="5EE9945D"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Kimberly Phillips</w:t>
            </w:r>
          </w:p>
        </w:tc>
        <w:tc>
          <w:tcPr>
            <w:tcW w:w="1404" w:type="dxa"/>
            <w:tcBorders>
              <w:top w:val="nil"/>
              <w:left w:val="nil"/>
              <w:bottom w:val="single" w:sz="4" w:space="0" w:color="auto"/>
              <w:right w:val="single" w:sz="4" w:space="0" w:color="auto"/>
            </w:tcBorders>
            <w:vAlign w:val="center"/>
          </w:tcPr>
          <w:p w14:paraId="41EDAE85"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564CEC06"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60077580"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452</w:t>
            </w:r>
          </w:p>
        </w:tc>
        <w:tc>
          <w:tcPr>
            <w:tcW w:w="2737" w:type="dxa"/>
            <w:tcBorders>
              <w:top w:val="nil"/>
              <w:left w:val="nil"/>
              <w:bottom w:val="single" w:sz="4" w:space="0" w:color="auto"/>
              <w:right w:val="single" w:sz="4" w:space="0" w:color="auto"/>
            </w:tcBorders>
            <w:vAlign w:val="center"/>
          </w:tcPr>
          <w:p w14:paraId="193388BE"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KETAN SUBHASH SHINDE</w:t>
            </w:r>
          </w:p>
        </w:tc>
        <w:tc>
          <w:tcPr>
            <w:tcW w:w="1465" w:type="dxa"/>
            <w:tcBorders>
              <w:top w:val="nil"/>
              <w:left w:val="nil"/>
              <w:bottom w:val="single" w:sz="4" w:space="0" w:color="auto"/>
              <w:right w:val="single" w:sz="4" w:space="0" w:color="auto"/>
            </w:tcBorders>
            <w:vAlign w:val="center"/>
          </w:tcPr>
          <w:p w14:paraId="6911A14F" w14:textId="77777777" w:rsidR="003F664A" w:rsidRPr="00630201" w:rsidRDefault="003F664A" w:rsidP="008E279B">
            <w:pPr>
              <w:rPr>
                <w:rFonts w:ascii="Verdana" w:hAnsi="Verdana" w:cs="Calibri"/>
                <w:color w:val="000000"/>
                <w:sz w:val="17"/>
                <w:szCs w:val="17"/>
              </w:rPr>
            </w:pPr>
          </w:p>
        </w:tc>
        <w:tc>
          <w:tcPr>
            <w:tcW w:w="222" w:type="dxa"/>
            <w:vAlign w:val="center"/>
          </w:tcPr>
          <w:p w14:paraId="64664E0E" w14:textId="77777777" w:rsidR="003F664A" w:rsidRPr="00630201" w:rsidRDefault="003F664A" w:rsidP="008E279B">
            <w:pPr>
              <w:rPr>
                <w:sz w:val="20"/>
                <w:szCs w:val="20"/>
              </w:rPr>
            </w:pPr>
          </w:p>
        </w:tc>
      </w:tr>
      <w:tr w:rsidR="003F664A" w:rsidRPr="00630201" w14:paraId="2CC2DB1B"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3902B4C6"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440</w:t>
            </w:r>
          </w:p>
        </w:tc>
        <w:tc>
          <w:tcPr>
            <w:tcW w:w="2531" w:type="dxa"/>
            <w:tcBorders>
              <w:top w:val="nil"/>
              <w:left w:val="nil"/>
              <w:bottom w:val="single" w:sz="4" w:space="0" w:color="auto"/>
              <w:right w:val="single" w:sz="4" w:space="0" w:color="auto"/>
            </w:tcBorders>
            <w:vAlign w:val="center"/>
          </w:tcPr>
          <w:p w14:paraId="37DDE74C"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GREGG GORSE</w:t>
            </w:r>
          </w:p>
        </w:tc>
        <w:tc>
          <w:tcPr>
            <w:tcW w:w="1404" w:type="dxa"/>
            <w:tcBorders>
              <w:top w:val="nil"/>
              <w:left w:val="nil"/>
              <w:bottom w:val="single" w:sz="4" w:space="0" w:color="auto"/>
              <w:right w:val="single" w:sz="4" w:space="0" w:color="auto"/>
            </w:tcBorders>
            <w:vAlign w:val="center"/>
          </w:tcPr>
          <w:p w14:paraId="56FF2081"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148EE329"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48AD5DC2"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453</w:t>
            </w:r>
          </w:p>
        </w:tc>
        <w:tc>
          <w:tcPr>
            <w:tcW w:w="2737" w:type="dxa"/>
            <w:tcBorders>
              <w:top w:val="nil"/>
              <w:left w:val="nil"/>
              <w:bottom w:val="single" w:sz="4" w:space="0" w:color="auto"/>
              <w:right w:val="single" w:sz="4" w:space="0" w:color="auto"/>
            </w:tcBorders>
            <w:vAlign w:val="center"/>
          </w:tcPr>
          <w:p w14:paraId="3DF2A85A"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DHIRAJ KIRAN ZENDE</w:t>
            </w:r>
          </w:p>
        </w:tc>
        <w:tc>
          <w:tcPr>
            <w:tcW w:w="1465" w:type="dxa"/>
            <w:tcBorders>
              <w:top w:val="nil"/>
              <w:left w:val="nil"/>
              <w:bottom w:val="single" w:sz="4" w:space="0" w:color="auto"/>
              <w:right w:val="single" w:sz="4" w:space="0" w:color="auto"/>
            </w:tcBorders>
            <w:vAlign w:val="center"/>
          </w:tcPr>
          <w:p w14:paraId="21316C79" w14:textId="77777777" w:rsidR="003F664A" w:rsidRPr="00630201" w:rsidRDefault="003F664A" w:rsidP="008E279B">
            <w:pPr>
              <w:rPr>
                <w:rFonts w:ascii="Verdana" w:hAnsi="Verdana" w:cs="Calibri"/>
                <w:color w:val="000000"/>
                <w:sz w:val="17"/>
                <w:szCs w:val="17"/>
              </w:rPr>
            </w:pPr>
          </w:p>
        </w:tc>
        <w:tc>
          <w:tcPr>
            <w:tcW w:w="222" w:type="dxa"/>
            <w:vAlign w:val="center"/>
          </w:tcPr>
          <w:p w14:paraId="001B2764" w14:textId="77777777" w:rsidR="003F664A" w:rsidRPr="00630201" w:rsidRDefault="003F664A" w:rsidP="008E279B">
            <w:pPr>
              <w:rPr>
                <w:sz w:val="20"/>
                <w:szCs w:val="20"/>
              </w:rPr>
            </w:pPr>
          </w:p>
        </w:tc>
      </w:tr>
      <w:tr w:rsidR="003F664A" w:rsidRPr="00630201" w14:paraId="549203B5"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4A5C61FE"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441</w:t>
            </w:r>
          </w:p>
        </w:tc>
        <w:tc>
          <w:tcPr>
            <w:tcW w:w="2531" w:type="dxa"/>
            <w:tcBorders>
              <w:top w:val="nil"/>
              <w:left w:val="nil"/>
              <w:bottom w:val="single" w:sz="4" w:space="0" w:color="auto"/>
              <w:right w:val="single" w:sz="4" w:space="0" w:color="auto"/>
            </w:tcBorders>
            <w:vAlign w:val="center"/>
          </w:tcPr>
          <w:p w14:paraId="55282490"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Rebecca Faulkner</w:t>
            </w:r>
          </w:p>
        </w:tc>
        <w:tc>
          <w:tcPr>
            <w:tcW w:w="1404" w:type="dxa"/>
            <w:tcBorders>
              <w:top w:val="nil"/>
              <w:left w:val="nil"/>
              <w:bottom w:val="single" w:sz="4" w:space="0" w:color="auto"/>
              <w:right w:val="single" w:sz="4" w:space="0" w:color="auto"/>
            </w:tcBorders>
            <w:vAlign w:val="center"/>
          </w:tcPr>
          <w:p w14:paraId="000F999C"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71849B5C"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07490047"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454</w:t>
            </w:r>
          </w:p>
        </w:tc>
        <w:tc>
          <w:tcPr>
            <w:tcW w:w="2737" w:type="dxa"/>
            <w:tcBorders>
              <w:top w:val="nil"/>
              <w:left w:val="nil"/>
              <w:bottom w:val="single" w:sz="4" w:space="0" w:color="auto"/>
              <w:right w:val="single" w:sz="4" w:space="0" w:color="auto"/>
            </w:tcBorders>
            <w:vAlign w:val="center"/>
          </w:tcPr>
          <w:p w14:paraId="169C5B9E"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ASHOK PRAKASH KALE</w:t>
            </w:r>
          </w:p>
        </w:tc>
        <w:tc>
          <w:tcPr>
            <w:tcW w:w="1465" w:type="dxa"/>
            <w:tcBorders>
              <w:top w:val="nil"/>
              <w:left w:val="nil"/>
              <w:bottom w:val="single" w:sz="4" w:space="0" w:color="auto"/>
              <w:right w:val="single" w:sz="4" w:space="0" w:color="auto"/>
            </w:tcBorders>
            <w:vAlign w:val="center"/>
          </w:tcPr>
          <w:p w14:paraId="07737C3E" w14:textId="77777777" w:rsidR="003F664A" w:rsidRPr="00630201" w:rsidRDefault="003F664A" w:rsidP="008E279B">
            <w:pPr>
              <w:rPr>
                <w:rFonts w:ascii="Verdana" w:hAnsi="Verdana" w:cs="Calibri"/>
                <w:color w:val="000000"/>
                <w:sz w:val="17"/>
                <w:szCs w:val="17"/>
              </w:rPr>
            </w:pPr>
          </w:p>
        </w:tc>
        <w:tc>
          <w:tcPr>
            <w:tcW w:w="222" w:type="dxa"/>
            <w:vAlign w:val="center"/>
          </w:tcPr>
          <w:p w14:paraId="747200B5" w14:textId="77777777" w:rsidR="003F664A" w:rsidRPr="00630201" w:rsidRDefault="003F664A" w:rsidP="008E279B">
            <w:pPr>
              <w:rPr>
                <w:sz w:val="20"/>
                <w:szCs w:val="20"/>
              </w:rPr>
            </w:pPr>
          </w:p>
        </w:tc>
      </w:tr>
      <w:tr w:rsidR="003F664A" w:rsidRPr="00630201" w14:paraId="4E80E7E0"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00A51C96"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442</w:t>
            </w:r>
          </w:p>
        </w:tc>
        <w:tc>
          <w:tcPr>
            <w:tcW w:w="2531" w:type="dxa"/>
            <w:tcBorders>
              <w:top w:val="nil"/>
              <w:left w:val="nil"/>
              <w:bottom w:val="single" w:sz="4" w:space="0" w:color="auto"/>
              <w:right w:val="single" w:sz="4" w:space="0" w:color="auto"/>
            </w:tcBorders>
            <w:vAlign w:val="center"/>
          </w:tcPr>
          <w:p w14:paraId="59465432" w14:textId="77777777" w:rsidR="003F664A" w:rsidRPr="00630201" w:rsidRDefault="003F664A" w:rsidP="008E279B">
            <w:pPr>
              <w:rPr>
                <w:rFonts w:ascii="Verdana" w:hAnsi="Verdana" w:cs="Calibri"/>
                <w:color w:val="000000"/>
                <w:sz w:val="17"/>
                <w:szCs w:val="17"/>
              </w:rPr>
            </w:pPr>
            <w:proofErr w:type="spellStart"/>
            <w:r w:rsidRPr="00432741">
              <w:rPr>
                <w:rFonts w:ascii="Verdana" w:hAnsi="Verdana" w:cs="Calibri"/>
                <w:color w:val="000000"/>
                <w:sz w:val="17"/>
                <w:szCs w:val="17"/>
              </w:rPr>
              <w:t>Eggil</w:t>
            </w:r>
            <w:proofErr w:type="spellEnd"/>
            <w:r w:rsidRPr="00432741">
              <w:rPr>
                <w:rFonts w:ascii="Verdana" w:hAnsi="Verdana" w:cs="Calibri"/>
                <w:color w:val="000000"/>
                <w:sz w:val="17"/>
                <w:szCs w:val="17"/>
              </w:rPr>
              <w:t xml:space="preserve"> Dar</w:t>
            </w:r>
          </w:p>
        </w:tc>
        <w:tc>
          <w:tcPr>
            <w:tcW w:w="1404" w:type="dxa"/>
            <w:tcBorders>
              <w:top w:val="nil"/>
              <w:left w:val="nil"/>
              <w:bottom w:val="single" w:sz="4" w:space="0" w:color="auto"/>
              <w:right w:val="single" w:sz="4" w:space="0" w:color="auto"/>
            </w:tcBorders>
            <w:vAlign w:val="center"/>
          </w:tcPr>
          <w:p w14:paraId="7A18FAB9"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2B577A7A"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56026A1E"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455</w:t>
            </w:r>
          </w:p>
        </w:tc>
        <w:tc>
          <w:tcPr>
            <w:tcW w:w="2737" w:type="dxa"/>
            <w:tcBorders>
              <w:top w:val="nil"/>
              <w:left w:val="nil"/>
              <w:bottom w:val="single" w:sz="4" w:space="0" w:color="auto"/>
              <w:right w:val="single" w:sz="4" w:space="0" w:color="auto"/>
            </w:tcBorders>
            <w:vAlign w:val="center"/>
          </w:tcPr>
          <w:p w14:paraId="35ADEBE6"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ALTAMASH KHAN</w:t>
            </w:r>
          </w:p>
        </w:tc>
        <w:tc>
          <w:tcPr>
            <w:tcW w:w="1465" w:type="dxa"/>
            <w:tcBorders>
              <w:top w:val="nil"/>
              <w:left w:val="nil"/>
              <w:bottom w:val="single" w:sz="4" w:space="0" w:color="auto"/>
              <w:right w:val="single" w:sz="4" w:space="0" w:color="auto"/>
            </w:tcBorders>
            <w:vAlign w:val="center"/>
          </w:tcPr>
          <w:p w14:paraId="6C3F98B7" w14:textId="77777777" w:rsidR="003F664A" w:rsidRPr="00630201" w:rsidRDefault="003F664A" w:rsidP="008E279B">
            <w:pPr>
              <w:rPr>
                <w:rFonts w:ascii="Verdana" w:hAnsi="Verdana" w:cs="Calibri"/>
                <w:color w:val="000000"/>
                <w:sz w:val="17"/>
                <w:szCs w:val="17"/>
              </w:rPr>
            </w:pPr>
          </w:p>
        </w:tc>
        <w:tc>
          <w:tcPr>
            <w:tcW w:w="222" w:type="dxa"/>
            <w:vAlign w:val="center"/>
          </w:tcPr>
          <w:p w14:paraId="5ED28D3B" w14:textId="77777777" w:rsidR="003F664A" w:rsidRPr="00630201" w:rsidRDefault="003F664A" w:rsidP="008E279B">
            <w:pPr>
              <w:rPr>
                <w:sz w:val="20"/>
                <w:szCs w:val="20"/>
              </w:rPr>
            </w:pPr>
          </w:p>
        </w:tc>
      </w:tr>
      <w:tr w:rsidR="003F664A" w:rsidRPr="00630201" w14:paraId="6E32B9A4"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424C553D"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443</w:t>
            </w:r>
          </w:p>
        </w:tc>
        <w:tc>
          <w:tcPr>
            <w:tcW w:w="2531" w:type="dxa"/>
            <w:tcBorders>
              <w:top w:val="nil"/>
              <w:left w:val="nil"/>
              <w:bottom w:val="single" w:sz="4" w:space="0" w:color="auto"/>
              <w:right w:val="single" w:sz="4" w:space="0" w:color="auto"/>
            </w:tcBorders>
            <w:vAlign w:val="center"/>
          </w:tcPr>
          <w:p w14:paraId="056EEF56"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Dawn Hot</w:t>
            </w:r>
          </w:p>
        </w:tc>
        <w:tc>
          <w:tcPr>
            <w:tcW w:w="1404" w:type="dxa"/>
            <w:tcBorders>
              <w:top w:val="nil"/>
              <w:left w:val="nil"/>
              <w:bottom w:val="single" w:sz="4" w:space="0" w:color="auto"/>
              <w:right w:val="single" w:sz="4" w:space="0" w:color="auto"/>
            </w:tcBorders>
            <w:vAlign w:val="center"/>
          </w:tcPr>
          <w:p w14:paraId="0BE0787B"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3D7AD00A"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2B8BE2CE"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456</w:t>
            </w:r>
          </w:p>
        </w:tc>
        <w:tc>
          <w:tcPr>
            <w:tcW w:w="2737" w:type="dxa"/>
            <w:tcBorders>
              <w:top w:val="nil"/>
              <w:left w:val="nil"/>
              <w:bottom w:val="single" w:sz="4" w:space="0" w:color="auto"/>
              <w:right w:val="single" w:sz="4" w:space="0" w:color="auto"/>
            </w:tcBorders>
            <w:vAlign w:val="center"/>
          </w:tcPr>
          <w:p w14:paraId="3088C424"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AKASH SHIVNATH RAUT</w:t>
            </w:r>
          </w:p>
        </w:tc>
        <w:tc>
          <w:tcPr>
            <w:tcW w:w="1465" w:type="dxa"/>
            <w:tcBorders>
              <w:top w:val="nil"/>
              <w:left w:val="nil"/>
              <w:bottom w:val="single" w:sz="4" w:space="0" w:color="auto"/>
              <w:right w:val="single" w:sz="4" w:space="0" w:color="auto"/>
            </w:tcBorders>
            <w:vAlign w:val="center"/>
          </w:tcPr>
          <w:p w14:paraId="09D9619D" w14:textId="77777777" w:rsidR="003F664A" w:rsidRPr="00630201" w:rsidRDefault="003F664A" w:rsidP="008E279B">
            <w:pPr>
              <w:rPr>
                <w:rFonts w:ascii="Verdana" w:hAnsi="Verdana" w:cs="Calibri"/>
                <w:color w:val="000000"/>
                <w:sz w:val="17"/>
                <w:szCs w:val="17"/>
              </w:rPr>
            </w:pPr>
          </w:p>
        </w:tc>
        <w:tc>
          <w:tcPr>
            <w:tcW w:w="222" w:type="dxa"/>
            <w:vAlign w:val="center"/>
          </w:tcPr>
          <w:p w14:paraId="738270EA" w14:textId="77777777" w:rsidR="003F664A" w:rsidRPr="00630201" w:rsidRDefault="003F664A" w:rsidP="008E279B">
            <w:pPr>
              <w:rPr>
                <w:sz w:val="20"/>
                <w:szCs w:val="20"/>
              </w:rPr>
            </w:pPr>
          </w:p>
        </w:tc>
      </w:tr>
      <w:tr w:rsidR="003F664A" w:rsidRPr="00630201" w14:paraId="38235FEA"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2B08B381"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444</w:t>
            </w:r>
          </w:p>
        </w:tc>
        <w:tc>
          <w:tcPr>
            <w:tcW w:w="2531" w:type="dxa"/>
            <w:tcBorders>
              <w:top w:val="nil"/>
              <w:left w:val="nil"/>
              <w:bottom w:val="single" w:sz="4" w:space="0" w:color="auto"/>
              <w:right w:val="single" w:sz="4" w:space="0" w:color="auto"/>
            </w:tcBorders>
            <w:vAlign w:val="center"/>
          </w:tcPr>
          <w:p w14:paraId="07DB1723"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Kara Byrd</w:t>
            </w:r>
          </w:p>
        </w:tc>
        <w:tc>
          <w:tcPr>
            <w:tcW w:w="1404" w:type="dxa"/>
            <w:tcBorders>
              <w:top w:val="nil"/>
              <w:left w:val="nil"/>
              <w:bottom w:val="single" w:sz="4" w:space="0" w:color="auto"/>
              <w:right w:val="single" w:sz="4" w:space="0" w:color="auto"/>
            </w:tcBorders>
            <w:vAlign w:val="center"/>
          </w:tcPr>
          <w:p w14:paraId="7B1340D3"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2CAAD7D0"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31261577"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457</w:t>
            </w:r>
          </w:p>
        </w:tc>
        <w:tc>
          <w:tcPr>
            <w:tcW w:w="2737" w:type="dxa"/>
            <w:tcBorders>
              <w:top w:val="nil"/>
              <w:left w:val="nil"/>
              <w:bottom w:val="single" w:sz="4" w:space="0" w:color="auto"/>
              <w:right w:val="single" w:sz="4" w:space="0" w:color="auto"/>
            </w:tcBorders>
            <w:vAlign w:val="center"/>
          </w:tcPr>
          <w:p w14:paraId="1D1233F9" w14:textId="77777777" w:rsidR="003F664A" w:rsidRPr="00630201" w:rsidRDefault="003F664A" w:rsidP="008E279B">
            <w:pPr>
              <w:rPr>
                <w:rFonts w:ascii="Verdana" w:hAnsi="Verdana" w:cs="Calibri"/>
                <w:color w:val="000000"/>
                <w:sz w:val="17"/>
                <w:szCs w:val="17"/>
              </w:rPr>
            </w:pPr>
            <w:r>
              <w:rPr>
                <w:rFonts w:ascii="Calibri" w:hAnsi="Calibri" w:cs="Calibri"/>
                <w:color w:val="000000"/>
                <w:sz w:val="22"/>
                <w:szCs w:val="22"/>
              </w:rPr>
              <w:t>AMOL RAMPRASAD KAKADE</w:t>
            </w:r>
          </w:p>
        </w:tc>
        <w:tc>
          <w:tcPr>
            <w:tcW w:w="1465" w:type="dxa"/>
            <w:tcBorders>
              <w:top w:val="nil"/>
              <w:left w:val="nil"/>
              <w:bottom w:val="single" w:sz="4" w:space="0" w:color="auto"/>
              <w:right w:val="single" w:sz="4" w:space="0" w:color="auto"/>
            </w:tcBorders>
            <w:vAlign w:val="center"/>
          </w:tcPr>
          <w:p w14:paraId="5E60A4B5" w14:textId="77777777" w:rsidR="003F664A" w:rsidRPr="00630201" w:rsidRDefault="003F664A" w:rsidP="008E279B">
            <w:pPr>
              <w:rPr>
                <w:rFonts w:ascii="Verdana" w:hAnsi="Verdana" w:cs="Calibri"/>
                <w:color w:val="000000"/>
                <w:sz w:val="17"/>
                <w:szCs w:val="17"/>
              </w:rPr>
            </w:pPr>
          </w:p>
        </w:tc>
        <w:tc>
          <w:tcPr>
            <w:tcW w:w="222" w:type="dxa"/>
            <w:vAlign w:val="center"/>
          </w:tcPr>
          <w:p w14:paraId="3C9B9802" w14:textId="77777777" w:rsidR="003F664A" w:rsidRPr="00630201" w:rsidRDefault="003F664A" w:rsidP="008E279B">
            <w:pPr>
              <w:rPr>
                <w:sz w:val="20"/>
                <w:szCs w:val="20"/>
              </w:rPr>
            </w:pPr>
          </w:p>
        </w:tc>
      </w:tr>
      <w:tr w:rsidR="003F664A" w:rsidRPr="00630201" w14:paraId="513F63ED"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40237005" w14:textId="77777777" w:rsidR="003F664A" w:rsidRPr="00630201" w:rsidRDefault="003F664A" w:rsidP="008E279B">
            <w:pPr>
              <w:rPr>
                <w:rFonts w:ascii="Verdana" w:hAnsi="Verdana" w:cs="Calibri"/>
                <w:color w:val="000000"/>
                <w:sz w:val="17"/>
                <w:szCs w:val="17"/>
              </w:rPr>
            </w:pPr>
            <w:r>
              <w:rPr>
                <w:rFonts w:ascii="Verdana" w:hAnsi="Verdana" w:cs="Calibri"/>
                <w:color w:val="000000"/>
                <w:sz w:val="17"/>
                <w:szCs w:val="17"/>
              </w:rPr>
              <w:t>445</w:t>
            </w:r>
          </w:p>
        </w:tc>
        <w:tc>
          <w:tcPr>
            <w:tcW w:w="2531" w:type="dxa"/>
            <w:tcBorders>
              <w:top w:val="nil"/>
              <w:left w:val="nil"/>
              <w:bottom w:val="single" w:sz="4" w:space="0" w:color="auto"/>
              <w:right w:val="single" w:sz="4" w:space="0" w:color="auto"/>
            </w:tcBorders>
            <w:vAlign w:val="center"/>
          </w:tcPr>
          <w:p w14:paraId="2A8D4BC1" w14:textId="77777777" w:rsidR="003F664A" w:rsidRPr="00630201" w:rsidRDefault="003F664A" w:rsidP="008E279B">
            <w:pPr>
              <w:rPr>
                <w:rFonts w:ascii="Verdana" w:hAnsi="Verdana" w:cs="Calibri"/>
                <w:color w:val="000000"/>
                <w:sz w:val="17"/>
                <w:szCs w:val="17"/>
              </w:rPr>
            </w:pPr>
            <w:proofErr w:type="spellStart"/>
            <w:r w:rsidRPr="00432741">
              <w:rPr>
                <w:rFonts w:ascii="Verdana" w:hAnsi="Verdana" w:cs="Calibri"/>
                <w:color w:val="000000"/>
                <w:sz w:val="17"/>
                <w:szCs w:val="17"/>
              </w:rPr>
              <w:t>Tackia</w:t>
            </w:r>
            <w:proofErr w:type="spellEnd"/>
            <w:r w:rsidRPr="00432741">
              <w:rPr>
                <w:rFonts w:ascii="Verdana" w:hAnsi="Verdana" w:cs="Calibri"/>
                <w:color w:val="000000"/>
                <w:sz w:val="17"/>
                <w:szCs w:val="17"/>
              </w:rPr>
              <w:t xml:space="preserve"> Baxter</w:t>
            </w:r>
          </w:p>
        </w:tc>
        <w:tc>
          <w:tcPr>
            <w:tcW w:w="1404" w:type="dxa"/>
            <w:tcBorders>
              <w:top w:val="nil"/>
              <w:left w:val="nil"/>
              <w:bottom w:val="single" w:sz="4" w:space="0" w:color="auto"/>
              <w:right w:val="single" w:sz="4" w:space="0" w:color="auto"/>
            </w:tcBorders>
            <w:vAlign w:val="center"/>
          </w:tcPr>
          <w:p w14:paraId="09A00016"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5A2FFEB8"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7E4BB18E"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458</w:t>
            </w:r>
          </w:p>
        </w:tc>
        <w:tc>
          <w:tcPr>
            <w:tcW w:w="2737" w:type="dxa"/>
            <w:tcBorders>
              <w:top w:val="nil"/>
              <w:left w:val="nil"/>
              <w:bottom w:val="single" w:sz="4" w:space="0" w:color="auto"/>
              <w:right w:val="single" w:sz="4" w:space="0" w:color="auto"/>
            </w:tcBorders>
            <w:vAlign w:val="center"/>
          </w:tcPr>
          <w:p w14:paraId="38E79730" w14:textId="77777777" w:rsidR="003F664A" w:rsidRPr="00432741" w:rsidRDefault="003F664A" w:rsidP="008E279B">
            <w:pPr>
              <w:rPr>
                <w:rFonts w:ascii="Calibri" w:hAnsi="Calibri" w:cs="Calibri"/>
                <w:color w:val="000000"/>
                <w:sz w:val="22"/>
                <w:szCs w:val="22"/>
              </w:rPr>
            </w:pPr>
            <w:r>
              <w:rPr>
                <w:rFonts w:ascii="Calibri" w:hAnsi="Calibri" w:cs="Calibri"/>
                <w:color w:val="000000"/>
                <w:sz w:val="22"/>
                <w:szCs w:val="22"/>
              </w:rPr>
              <w:t>YASIN FARUK SAYYAD</w:t>
            </w:r>
          </w:p>
        </w:tc>
        <w:tc>
          <w:tcPr>
            <w:tcW w:w="1465" w:type="dxa"/>
            <w:tcBorders>
              <w:top w:val="nil"/>
              <w:left w:val="nil"/>
              <w:bottom w:val="single" w:sz="4" w:space="0" w:color="auto"/>
              <w:right w:val="single" w:sz="4" w:space="0" w:color="auto"/>
            </w:tcBorders>
            <w:vAlign w:val="center"/>
          </w:tcPr>
          <w:p w14:paraId="279FD6FE" w14:textId="77777777" w:rsidR="003F664A" w:rsidRPr="00630201" w:rsidRDefault="003F664A" w:rsidP="008E279B">
            <w:pPr>
              <w:rPr>
                <w:rFonts w:ascii="Verdana" w:hAnsi="Verdana" w:cs="Calibri"/>
                <w:color w:val="000000"/>
                <w:sz w:val="17"/>
                <w:szCs w:val="17"/>
              </w:rPr>
            </w:pPr>
          </w:p>
        </w:tc>
        <w:tc>
          <w:tcPr>
            <w:tcW w:w="222" w:type="dxa"/>
            <w:vAlign w:val="center"/>
          </w:tcPr>
          <w:p w14:paraId="3A079DD9" w14:textId="77777777" w:rsidR="003F664A" w:rsidRPr="00630201" w:rsidRDefault="003F664A" w:rsidP="008E279B">
            <w:pPr>
              <w:rPr>
                <w:sz w:val="20"/>
                <w:szCs w:val="20"/>
              </w:rPr>
            </w:pPr>
          </w:p>
        </w:tc>
      </w:tr>
      <w:tr w:rsidR="003F664A" w:rsidRPr="00630201" w14:paraId="00182F5C"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07E949A0" w14:textId="77777777" w:rsidR="003F664A" w:rsidRDefault="003F664A" w:rsidP="008E279B">
            <w:pPr>
              <w:jc w:val="right"/>
              <w:rPr>
                <w:rFonts w:ascii="Verdana" w:hAnsi="Verdana" w:cs="Calibri"/>
                <w:color w:val="000000"/>
                <w:sz w:val="17"/>
                <w:szCs w:val="17"/>
              </w:rPr>
            </w:pPr>
            <w:r>
              <w:rPr>
                <w:rFonts w:ascii="Verdana" w:hAnsi="Verdana" w:cs="Calibri"/>
                <w:color w:val="000000"/>
                <w:sz w:val="17"/>
                <w:szCs w:val="17"/>
              </w:rPr>
              <w:lastRenderedPageBreak/>
              <w:t>446</w:t>
            </w:r>
          </w:p>
        </w:tc>
        <w:tc>
          <w:tcPr>
            <w:tcW w:w="2531" w:type="dxa"/>
            <w:tcBorders>
              <w:top w:val="nil"/>
              <w:left w:val="nil"/>
              <w:bottom w:val="single" w:sz="4" w:space="0" w:color="auto"/>
              <w:right w:val="single" w:sz="4" w:space="0" w:color="auto"/>
            </w:tcBorders>
            <w:vAlign w:val="center"/>
          </w:tcPr>
          <w:p w14:paraId="1BBA4064"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ARATI BAG</w:t>
            </w:r>
          </w:p>
        </w:tc>
        <w:tc>
          <w:tcPr>
            <w:tcW w:w="1404" w:type="dxa"/>
            <w:tcBorders>
              <w:top w:val="nil"/>
              <w:left w:val="nil"/>
              <w:bottom w:val="single" w:sz="4" w:space="0" w:color="auto"/>
              <w:right w:val="single" w:sz="4" w:space="0" w:color="auto"/>
            </w:tcBorders>
            <w:vAlign w:val="center"/>
          </w:tcPr>
          <w:p w14:paraId="5344F7D2"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17E415AC"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24202DEB" w14:textId="77777777" w:rsidR="003F664A" w:rsidRDefault="003F664A" w:rsidP="008E279B">
            <w:pPr>
              <w:jc w:val="right"/>
              <w:rPr>
                <w:rFonts w:ascii="Verdana" w:hAnsi="Verdana" w:cs="Calibri"/>
                <w:color w:val="000000"/>
                <w:sz w:val="17"/>
                <w:szCs w:val="17"/>
              </w:rPr>
            </w:pPr>
            <w:r>
              <w:rPr>
                <w:rFonts w:ascii="Verdana" w:hAnsi="Verdana" w:cs="Calibri"/>
                <w:color w:val="000000"/>
                <w:sz w:val="17"/>
                <w:szCs w:val="17"/>
              </w:rPr>
              <w:t>459</w:t>
            </w:r>
          </w:p>
        </w:tc>
        <w:tc>
          <w:tcPr>
            <w:tcW w:w="2737" w:type="dxa"/>
            <w:tcBorders>
              <w:top w:val="nil"/>
              <w:left w:val="nil"/>
              <w:bottom w:val="single" w:sz="4" w:space="0" w:color="auto"/>
              <w:right w:val="single" w:sz="4" w:space="0" w:color="auto"/>
            </w:tcBorders>
            <w:vAlign w:val="center"/>
          </w:tcPr>
          <w:p w14:paraId="018E6053" w14:textId="77777777" w:rsidR="003F664A" w:rsidRPr="00432741" w:rsidRDefault="003F664A" w:rsidP="008E279B">
            <w:pPr>
              <w:rPr>
                <w:rFonts w:ascii="Calibri" w:hAnsi="Calibri" w:cs="Calibri"/>
                <w:color w:val="000000"/>
                <w:sz w:val="22"/>
                <w:szCs w:val="22"/>
              </w:rPr>
            </w:pPr>
            <w:r>
              <w:rPr>
                <w:rFonts w:ascii="Calibri" w:hAnsi="Calibri" w:cs="Calibri"/>
                <w:color w:val="000000"/>
                <w:sz w:val="22"/>
                <w:szCs w:val="22"/>
              </w:rPr>
              <w:t>ATUL RANJAN</w:t>
            </w:r>
          </w:p>
        </w:tc>
        <w:tc>
          <w:tcPr>
            <w:tcW w:w="1465" w:type="dxa"/>
            <w:tcBorders>
              <w:top w:val="nil"/>
              <w:left w:val="nil"/>
              <w:bottom w:val="single" w:sz="4" w:space="0" w:color="auto"/>
              <w:right w:val="single" w:sz="4" w:space="0" w:color="auto"/>
            </w:tcBorders>
            <w:vAlign w:val="center"/>
          </w:tcPr>
          <w:p w14:paraId="4E11FC5C" w14:textId="77777777" w:rsidR="003F664A" w:rsidRPr="00630201" w:rsidRDefault="003F664A" w:rsidP="008E279B">
            <w:pPr>
              <w:rPr>
                <w:rFonts w:ascii="Verdana" w:hAnsi="Verdana" w:cs="Calibri"/>
                <w:color w:val="000000"/>
                <w:sz w:val="17"/>
                <w:szCs w:val="17"/>
              </w:rPr>
            </w:pPr>
          </w:p>
        </w:tc>
        <w:tc>
          <w:tcPr>
            <w:tcW w:w="222" w:type="dxa"/>
            <w:vAlign w:val="center"/>
          </w:tcPr>
          <w:p w14:paraId="230B35B5" w14:textId="77777777" w:rsidR="003F664A" w:rsidRPr="00630201" w:rsidRDefault="003F664A" w:rsidP="008E279B">
            <w:pPr>
              <w:rPr>
                <w:sz w:val="20"/>
                <w:szCs w:val="20"/>
              </w:rPr>
            </w:pPr>
          </w:p>
        </w:tc>
      </w:tr>
      <w:tr w:rsidR="003F664A" w:rsidRPr="00630201" w14:paraId="6FD49E19"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3ADD7E4A"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447</w:t>
            </w:r>
          </w:p>
        </w:tc>
        <w:tc>
          <w:tcPr>
            <w:tcW w:w="2531" w:type="dxa"/>
            <w:tcBorders>
              <w:top w:val="nil"/>
              <w:left w:val="nil"/>
              <w:bottom w:val="single" w:sz="4" w:space="0" w:color="auto"/>
              <w:right w:val="single" w:sz="4" w:space="0" w:color="auto"/>
            </w:tcBorders>
            <w:vAlign w:val="center"/>
          </w:tcPr>
          <w:p w14:paraId="5E42BA9E"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PRATIK KUMAR SINHA</w:t>
            </w:r>
          </w:p>
        </w:tc>
        <w:tc>
          <w:tcPr>
            <w:tcW w:w="1404" w:type="dxa"/>
            <w:tcBorders>
              <w:top w:val="nil"/>
              <w:left w:val="nil"/>
              <w:bottom w:val="single" w:sz="4" w:space="0" w:color="auto"/>
              <w:right w:val="single" w:sz="4" w:space="0" w:color="auto"/>
            </w:tcBorders>
            <w:vAlign w:val="center"/>
          </w:tcPr>
          <w:p w14:paraId="40FE2FCB"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727C43E7"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2445E7DC"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460</w:t>
            </w:r>
          </w:p>
        </w:tc>
        <w:tc>
          <w:tcPr>
            <w:tcW w:w="2737" w:type="dxa"/>
            <w:tcBorders>
              <w:top w:val="nil"/>
              <w:left w:val="nil"/>
              <w:bottom w:val="single" w:sz="4" w:space="0" w:color="auto"/>
              <w:right w:val="single" w:sz="4" w:space="0" w:color="auto"/>
            </w:tcBorders>
            <w:vAlign w:val="center"/>
          </w:tcPr>
          <w:p w14:paraId="28DCAEFA" w14:textId="77777777" w:rsidR="003F664A" w:rsidRPr="00432741" w:rsidRDefault="003F664A" w:rsidP="008E279B">
            <w:pPr>
              <w:rPr>
                <w:rFonts w:ascii="Calibri" w:hAnsi="Calibri" w:cs="Calibri"/>
                <w:color w:val="000000"/>
                <w:sz w:val="22"/>
                <w:szCs w:val="22"/>
              </w:rPr>
            </w:pPr>
            <w:r>
              <w:rPr>
                <w:rFonts w:ascii="Calibri" w:hAnsi="Calibri" w:cs="Calibri"/>
                <w:color w:val="000000"/>
                <w:sz w:val="22"/>
                <w:szCs w:val="22"/>
              </w:rPr>
              <w:t>MOHITRAJ JAGDISH OWHAL</w:t>
            </w:r>
          </w:p>
        </w:tc>
        <w:tc>
          <w:tcPr>
            <w:tcW w:w="1465" w:type="dxa"/>
            <w:tcBorders>
              <w:top w:val="nil"/>
              <w:left w:val="nil"/>
              <w:bottom w:val="single" w:sz="4" w:space="0" w:color="auto"/>
              <w:right w:val="single" w:sz="4" w:space="0" w:color="auto"/>
            </w:tcBorders>
            <w:vAlign w:val="center"/>
          </w:tcPr>
          <w:p w14:paraId="35316E4F" w14:textId="77777777" w:rsidR="003F664A" w:rsidRPr="00630201" w:rsidRDefault="003F664A" w:rsidP="008E279B">
            <w:pPr>
              <w:rPr>
                <w:rFonts w:ascii="Verdana" w:hAnsi="Verdana" w:cs="Calibri"/>
                <w:color w:val="000000"/>
                <w:sz w:val="17"/>
                <w:szCs w:val="17"/>
              </w:rPr>
            </w:pPr>
          </w:p>
        </w:tc>
        <w:tc>
          <w:tcPr>
            <w:tcW w:w="222" w:type="dxa"/>
            <w:vAlign w:val="center"/>
          </w:tcPr>
          <w:p w14:paraId="44619D19" w14:textId="77777777" w:rsidR="003F664A" w:rsidRPr="00630201" w:rsidRDefault="003F664A" w:rsidP="008E279B">
            <w:pPr>
              <w:rPr>
                <w:sz w:val="20"/>
                <w:szCs w:val="20"/>
              </w:rPr>
            </w:pPr>
          </w:p>
        </w:tc>
      </w:tr>
      <w:tr w:rsidR="003F664A" w:rsidRPr="00630201" w14:paraId="1A1B649D" w14:textId="77777777" w:rsidTr="008E279B">
        <w:trPr>
          <w:trHeight w:val="420"/>
        </w:trPr>
        <w:tc>
          <w:tcPr>
            <w:tcW w:w="552" w:type="dxa"/>
            <w:tcBorders>
              <w:top w:val="nil"/>
              <w:left w:val="single" w:sz="4" w:space="0" w:color="auto"/>
              <w:bottom w:val="single" w:sz="4" w:space="0" w:color="auto"/>
              <w:right w:val="single" w:sz="4" w:space="0" w:color="auto"/>
            </w:tcBorders>
            <w:noWrap/>
            <w:vAlign w:val="bottom"/>
          </w:tcPr>
          <w:p w14:paraId="4AC21300" w14:textId="77777777" w:rsidR="003F664A" w:rsidRDefault="003F664A" w:rsidP="008E279B">
            <w:pPr>
              <w:jc w:val="right"/>
              <w:rPr>
                <w:rFonts w:ascii="Verdana" w:hAnsi="Verdana" w:cs="Calibri"/>
                <w:color w:val="000000"/>
                <w:sz w:val="17"/>
                <w:szCs w:val="17"/>
              </w:rPr>
            </w:pPr>
            <w:r>
              <w:rPr>
                <w:rFonts w:ascii="Verdana" w:hAnsi="Verdana" w:cs="Calibri"/>
                <w:color w:val="000000"/>
                <w:sz w:val="17"/>
                <w:szCs w:val="17"/>
              </w:rPr>
              <w:t>448</w:t>
            </w:r>
          </w:p>
        </w:tc>
        <w:tc>
          <w:tcPr>
            <w:tcW w:w="2531" w:type="dxa"/>
            <w:tcBorders>
              <w:top w:val="nil"/>
              <w:left w:val="nil"/>
              <w:bottom w:val="single" w:sz="4" w:space="0" w:color="auto"/>
              <w:right w:val="single" w:sz="4" w:space="0" w:color="auto"/>
            </w:tcBorders>
            <w:vAlign w:val="center"/>
          </w:tcPr>
          <w:p w14:paraId="125FD2D3" w14:textId="77777777" w:rsidR="003F664A" w:rsidRPr="00630201" w:rsidRDefault="003F664A" w:rsidP="008E279B">
            <w:pPr>
              <w:rPr>
                <w:rFonts w:ascii="Verdana" w:hAnsi="Verdana" w:cs="Calibri"/>
                <w:color w:val="000000"/>
                <w:sz w:val="17"/>
                <w:szCs w:val="17"/>
              </w:rPr>
            </w:pPr>
            <w:r w:rsidRPr="00432741">
              <w:rPr>
                <w:rFonts w:ascii="Verdana" w:hAnsi="Verdana" w:cs="Calibri"/>
                <w:color w:val="000000"/>
                <w:sz w:val="17"/>
                <w:szCs w:val="17"/>
              </w:rPr>
              <w:t>VISHAL JALINDAR BABAR</w:t>
            </w:r>
          </w:p>
        </w:tc>
        <w:tc>
          <w:tcPr>
            <w:tcW w:w="1404" w:type="dxa"/>
            <w:tcBorders>
              <w:top w:val="nil"/>
              <w:left w:val="nil"/>
              <w:bottom w:val="single" w:sz="4" w:space="0" w:color="auto"/>
              <w:right w:val="single" w:sz="4" w:space="0" w:color="auto"/>
            </w:tcBorders>
            <w:vAlign w:val="center"/>
          </w:tcPr>
          <w:p w14:paraId="0127AABE" w14:textId="77777777" w:rsidR="003F664A" w:rsidRPr="00630201" w:rsidRDefault="003F664A" w:rsidP="008E279B">
            <w:pPr>
              <w:rPr>
                <w:rFonts w:ascii="Verdana" w:hAnsi="Verdana" w:cs="Calibri"/>
                <w:color w:val="000000"/>
                <w:sz w:val="17"/>
                <w:szCs w:val="17"/>
              </w:rPr>
            </w:pPr>
          </w:p>
        </w:tc>
        <w:tc>
          <w:tcPr>
            <w:tcW w:w="916" w:type="dxa"/>
            <w:tcBorders>
              <w:top w:val="nil"/>
              <w:left w:val="nil"/>
              <w:bottom w:val="nil"/>
              <w:right w:val="nil"/>
            </w:tcBorders>
            <w:noWrap/>
            <w:vAlign w:val="bottom"/>
          </w:tcPr>
          <w:p w14:paraId="69CDF670" w14:textId="77777777" w:rsidR="003F664A" w:rsidRPr="00630201" w:rsidRDefault="003F664A" w:rsidP="008E279B">
            <w:pPr>
              <w:rPr>
                <w:rFonts w:ascii="Verdana" w:hAnsi="Verdana" w:cs="Calibri"/>
                <w:color w:val="000000"/>
                <w:sz w:val="17"/>
                <w:szCs w:val="17"/>
              </w:rPr>
            </w:pPr>
          </w:p>
        </w:tc>
        <w:tc>
          <w:tcPr>
            <w:tcW w:w="581" w:type="dxa"/>
            <w:tcBorders>
              <w:top w:val="nil"/>
              <w:left w:val="single" w:sz="4" w:space="0" w:color="auto"/>
              <w:bottom w:val="single" w:sz="4" w:space="0" w:color="auto"/>
              <w:right w:val="single" w:sz="4" w:space="0" w:color="auto"/>
            </w:tcBorders>
            <w:vAlign w:val="bottom"/>
          </w:tcPr>
          <w:p w14:paraId="1D742878" w14:textId="77777777" w:rsidR="003F664A" w:rsidRPr="00630201" w:rsidRDefault="003F664A" w:rsidP="008E279B">
            <w:pPr>
              <w:jc w:val="right"/>
              <w:rPr>
                <w:rFonts w:ascii="Verdana" w:hAnsi="Verdana" w:cs="Calibri"/>
                <w:color w:val="000000"/>
                <w:sz w:val="17"/>
                <w:szCs w:val="17"/>
              </w:rPr>
            </w:pPr>
            <w:r>
              <w:rPr>
                <w:rFonts w:ascii="Verdana" w:hAnsi="Verdana" w:cs="Calibri"/>
                <w:color w:val="000000"/>
                <w:sz w:val="17"/>
                <w:szCs w:val="17"/>
              </w:rPr>
              <w:t>461</w:t>
            </w:r>
          </w:p>
        </w:tc>
        <w:tc>
          <w:tcPr>
            <w:tcW w:w="2737" w:type="dxa"/>
            <w:tcBorders>
              <w:top w:val="nil"/>
              <w:left w:val="nil"/>
              <w:bottom w:val="single" w:sz="4" w:space="0" w:color="auto"/>
              <w:right w:val="single" w:sz="4" w:space="0" w:color="auto"/>
            </w:tcBorders>
            <w:vAlign w:val="center"/>
          </w:tcPr>
          <w:p w14:paraId="0C413340" w14:textId="77777777" w:rsidR="003F664A" w:rsidRPr="00432741" w:rsidRDefault="003F664A" w:rsidP="008E279B">
            <w:pPr>
              <w:rPr>
                <w:rFonts w:ascii="Calibri" w:hAnsi="Calibri" w:cs="Calibri"/>
                <w:color w:val="000000"/>
                <w:sz w:val="22"/>
                <w:szCs w:val="22"/>
              </w:rPr>
            </w:pPr>
            <w:r>
              <w:rPr>
                <w:rFonts w:ascii="Calibri" w:hAnsi="Calibri" w:cs="Calibri"/>
                <w:color w:val="000000"/>
                <w:sz w:val="22"/>
                <w:szCs w:val="22"/>
              </w:rPr>
              <w:t>VIPUL VILAS KANADE</w:t>
            </w:r>
          </w:p>
        </w:tc>
        <w:tc>
          <w:tcPr>
            <w:tcW w:w="1465" w:type="dxa"/>
            <w:tcBorders>
              <w:top w:val="nil"/>
              <w:left w:val="nil"/>
              <w:bottom w:val="single" w:sz="4" w:space="0" w:color="auto"/>
              <w:right w:val="single" w:sz="4" w:space="0" w:color="auto"/>
            </w:tcBorders>
            <w:vAlign w:val="center"/>
          </w:tcPr>
          <w:p w14:paraId="3C57E5CF" w14:textId="77777777" w:rsidR="003F664A" w:rsidRPr="00630201" w:rsidRDefault="003F664A" w:rsidP="008E279B">
            <w:pPr>
              <w:rPr>
                <w:rFonts w:ascii="Verdana" w:hAnsi="Verdana" w:cs="Calibri"/>
                <w:color w:val="000000"/>
                <w:sz w:val="17"/>
                <w:szCs w:val="17"/>
              </w:rPr>
            </w:pPr>
          </w:p>
        </w:tc>
        <w:tc>
          <w:tcPr>
            <w:tcW w:w="222" w:type="dxa"/>
            <w:vAlign w:val="center"/>
          </w:tcPr>
          <w:p w14:paraId="1317FB96" w14:textId="77777777" w:rsidR="003F664A" w:rsidRPr="00630201" w:rsidRDefault="003F664A" w:rsidP="008E279B">
            <w:pPr>
              <w:rPr>
                <w:sz w:val="20"/>
                <w:szCs w:val="20"/>
              </w:rPr>
            </w:pPr>
          </w:p>
        </w:tc>
      </w:tr>
    </w:tbl>
    <w:p w14:paraId="27EF9A93" w14:textId="77777777" w:rsidR="003F664A" w:rsidRDefault="003F664A" w:rsidP="003F664A">
      <w:r>
        <w:br w:type="page"/>
      </w:r>
    </w:p>
    <w:tbl>
      <w:tblPr>
        <w:tblW w:w="10165" w:type="dxa"/>
        <w:tblInd w:w="-545" w:type="dxa"/>
        <w:tblLook w:val="04A0" w:firstRow="1" w:lastRow="0" w:firstColumn="1" w:lastColumn="0" w:noHBand="0" w:noVBand="1"/>
      </w:tblPr>
      <w:tblGrid>
        <w:gridCol w:w="661"/>
        <w:gridCol w:w="2484"/>
        <w:gridCol w:w="1890"/>
        <w:gridCol w:w="551"/>
        <w:gridCol w:w="2239"/>
        <w:gridCol w:w="2340"/>
      </w:tblGrid>
      <w:tr w:rsidR="003F664A" w14:paraId="7EED0BEB" w14:textId="77777777" w:rsidTr="008E279B">
        <w:trPr>
          <w:trHeight w:val="300"/>
        </w:trPr>
        <w:tc>
          <w:tcPr>
            <w:tcW w:w="661" w:type="dxa"/>
            <w:tcBorders>
              <w:top w:val="single" w:sz="4" w:space="0" w:color="auto"/>
              <w:left w:val="single" w:sz="4" w:space="0" w:color="auto"/>
              <w:bottom w:val="single" w:sz="4" w:space="0" w:color="auto"/>
              <w:right w:val="single" w:sz="4" w:space="0" w:color="auto"/>
            </w:tcBorders>
            <w:noWrap/>
            <w:vAlign w:val="bottom"/>
            <w:hideMark/>
          </w:tcPr>
          <w:p w14:paraId="2E09D471"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lastRenderedPageBreak/>
              <w:t>462</w:t>
            </w:r>
          </w:p>
        </w:tc>
        <w:tc>
          <w:tcPr>
            <w:tcW w:w="2484" w:type="dxa"/>
            <w:tcBorders>
              <w:top w:val="single" w:sz="4" w:space="0" w:color="auto"/>
              <w:left w:val="nil"/>
              <w:bottom w:val="single" w:sz="4" w:space="0" w:color="auto"/>
              <w:right w:val="single" w:sz="4" w:space="0" w:color="auto"/>
            </w:tcBorders>
            <w:noWrap/>
            <w:vAlign w:val="bottom"/>
            <w:hideMark/>
          </w:tcPr>
          <w:p w14:paraId="4A27C120"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ROHIT SHARMA</w:t>
            </w:r>
          </w:p>
        </w:tc>
        <w:tc>
          <w:tcPr>
            <w:tcW w:w="1890" w:type="dxa"/>
            <w:tcBorders>
              <w:top w:val="single" w:sz="4" w:space="0" w:color="auto"/>
              <w:left w:val="nil"/>
              <w:bottom w:val="single" w:sz="4" w:space="0" w:color="auto"/>
              <w:right w:val="single" w:sz="4" w:space="0" w:color="auto"/>
            </w:tcBorders>
            <w:noWrap/>
            <w:vAlign w:val="bottom"/>
            <w:hideMark/>
          </w:tcPr>
          <w:p w14:paraId="7228CCCD"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Owen Clark</w:t>
            </w:r>
          </w:p>
        </w:tc>
        <w:tc>
          <w:tcPr>
            <w:tcW w:w="551" w:type="dxa"/>
            <w:tcBorders>
              <w:top w:val="single" w:sz="4" w:space="0" w:color="auto"/>
              <w:left w:val="nil"/>
              <w:bottom w:val="single" w:sz="4" w:space="0" w:color="auto"/>
              <w:right w:val="single" w:sz="4" w:space="0" w:color="auto"/>
            </w:tcBorders>
            <w:noWrap/>
            <w:vAlign w:val="bottom"/>
            <w:hideMark/>
          </w:tcPr>
          <w:p w14:paraId="2245CF0F"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476</w:t>
            </w:r>
          </w:p>
        </w:tc>
        <w:tc>
          <w:tcPr>
            <w:tcW w:w="2239" w:type="dxa"/>
            <w:tcBorders>
              <w:top w:val="single" w:sz="4" w:space="0" w:color="auto"/>
              <w:left w:val="nil"/>
              <w:bottom w:val="single" w:sz="4" w:space="0" w:color="auto"/>
              <w:right w:val="single" w:sz="4" w:space="0" w:color="auto"/>
            </w:tcBorders>
            <w:noWrap/>
            <w:vAlign w:val="bottom"/>
            <w:hideMark/>
          </w:tcPr>
          <w:p w14:paraId="6B252C37"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SUKHJIT SINGH KALER</w:t>
            </w:r>
          </w:p>
        </w:tc>
        <w:tc>
          <w:tcPr>
            <w:tcW w:w="2340" w:type="dxa"/>
            <w:tcBorders>
              <w:top w:val="single" w:sz="4" w:space="0" w:color="auto"/>
              <w:left w:val="nil"/>
              <w:bottom w:val="single" w:sz="4" w:space="0" w:color="auto"/>
              <w:right w:val="single" w:sz="4" w:space="0" w:color="auto"/>
            </w:tcBorders>
            <w:noWrap/>
            <w:vAlign w:val="bottom"/>
            <w:hideMark/>
          </w:tcPr>
          <w:p w14:paraId="0C1E3BE9"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6FF9073E"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66EF3200"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463</w:t>
            </w:r>
          </w:p>
        </w:tc>
        <w:tc>
          <w:tcPr>
            <w:tcW w:w="2484" w:type="dxa"/>
            <w:tcBorders>
              <w:top w:val="nil"/>
              <w:left w:val="nil"/>
              <w:bottom w:val="single" w:sz="4" w:space="0" w:color="auto"/>
              <w:right w:val="single" w:sz="4" w:space="0" w:color="auto"/>
            </w:tcBorders>
            <w:noWrap/>
            <w:vAlign w:val="bottom"/>
            <w:hideMark/>
          </w:tcPr>
          <w:p w14:paraId="015E1F1E"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ASHOK SINGH NEGI</w:t>
            </w:r>
          </w:p>
        </w:tc>
        <w:tc>
          <w:tcPr>
            <w:tcW w:w="1890" w:type="dxa"/>
            <w:tcBorders>
              <w:top w:val="nil"/>
              <w:left w:val="nil"/>
              <w:bottom w:val="single" w:sz="4" w:space="0" w:color="auto"/>
              <w:right w:val="single" w:sz="4" w:space="0" w:color="auto"/>
            </w:tcBorders>
            <w:noWrap/>
            <w:vAlign w:val="bottom"/>
            <w:hideMark/>
          </w:tcPr>
          <w:p w14:paraId="12DC71B5"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Roger Smith</w:t>
            </w:r>
          </w:p>
        </w:tc>
        <w:tc>
          <w:tcPr>
            <w:tcW w:w="551" w:type="dxa"/>
            <w:tcBorders>
              <w:top w:val="nil"/>
              <w:left w:val="nil"/>
              <w:bottom w:val="single" w:sz="4" w:space="0" w:color="auto"/>
              <w:right w:val="single" w:sz="4" w:space="0" w:color="auto"/>
            </w:tcBorders>
            <w:noWrap/>
            <w:vAlign w:val="bottom"/>
            <w:hideMark/>
          </w:tcPr>
          <w:p w14:paraId="2E02DBE3"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477</w:t>
            </w:r>
          </w:p>
        </w:tc>
        <w:tc>
          <w:tcPr>
            <w:tcW w:w="2239" w:type="dxa"/>
            <w:tcBorders>
              <w:top w:val="nil"/>
              <w:left w:val="nil"/>
              <w:bottom w:val="single" w:sz="4" w:space="0" w:color="auto"/>
              <w:right w:val="single" w:sz="4" w:space="0" w:color="auto"/>
            </w:tcBorders>
            <w:noWrap/>
            <w:vAlign w:val="bottom"/>
            <w:hideMark/>
          </w:tcPr>
          <w:p w14:paraId="3EBA5C1C"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SHRINATH SHIVAJI KADAM</w:t>
            </w:r>
          </w:p>
        </w:tc>
        <w:tc>
          <w:tcPr>
            <w:tcW w:w="2340" w:type="dxa"/>
            <w:tcBorders>
              <w:top w:val="nil"/>
              <w:left w:val="nil"/>
              <w:bottom w:val="single" w:sz="4" w:space="0" w:color="auto"/>
              <w:right w:val="single" w:sz="4" w:space="0" w:color="auto"/>
            </w:tcBorders>
            <w:noWrap/>
            <w:vAlign w:val="bottom"/>
            <w:hideMark/>
          </w:tcPr>
          <w:p w14:paraId="0E6C68B1"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53484E06"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3F97D786"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464</w:t>
            </w:r>
          </w:p>
        </w:tc>
        <w:tc>
          <w:tcPr>
            <w:tcW w:w="2484" w:type="dxa"/>
            <w:tcBorders>
              <w:top w:val="nil"/>
              <w:left w:val="nil"/>
              <w:bottom w:val="single" w:sz="4" w:space="0" w:color="auto"/>
              <w:right w:val="single" w:sz="4" w:space="0" w:color="auto"/>
            </w:tcBorders>
            <w:noWrap/>
            <w:vAlign w:val="bottom"/>
            <w:hideMark/>
          </w:tcPr>
          <w:p w14:paraId="3F340F37"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AAMIR RIYAZ PARKAR</w:t>
            </w:r>
          </w:p>
        </w:tc>
        <w:tc>
          <w:tcPr>
            <w:tcW w:w="1890" w:type="dxa"/>
            <w:tcBorders>
              <w:top w:val="nil"/>
              <w:left w:val="nil"/>
              <w:bottom w:val="single" w:sz="4" w:space="0" w:color="auto"/>
              <w:right w:val="single" w:sz="4" w:space="0" w:color="auto"/>
            </w:tcBorders>
            <w:noWrap/>
            <w:vAlign w:val="bottom"/>
            <w:hideMark/>
          </w:tcPr>
          <w:p w14:paraId="4B387B29"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Adam Parker</w:t>
            </w:r>
          </w:p>
        </w:tc>
        <w:tc>
          <w:tcPr>
            <w:tcW w:w="551" w:type="dxa"/>
            <w:tcBorders>
              <w:top w:val="nil"/>
              <w:left w:val="nil"/>
              <w:bottom w:val="single" w:sz="4" w:space="0" w:color="auto"/>
              <w:right w:val="single" w:sz="4" w:space="0" w:color="auto"/>
            </w:tcBorders>
            <w:noWrap/>
            <w:vAlign w:val="bottom"/>
            <w:hideMark/>
          </w:tcPr>
          <w:p w14:paraId="50D9A6FD"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478</w:t>
            </w:r>
          </w:p>
        </w:tc>
        <w:tc>
          <w:tcPr>
            <w:tcW w:w="2239" w:type="dxa"/>
            <w:tcBorders>
              <w:top w:val="nil"/>
              <w:left w:val="nil"/>
              <w:bottom w:val="single" w:sz="4" w:space="0" w:color="auto"/>
              <w:right w:val="single" w:sz="4" w:space="0" w:color="auto"/>
            </w:tcBorders>
            <w:noWrap/>
            <w:vAlign w:val="bottom"/>
            <w:hideMark/>
          </w:tcPr>
          <w:p w14:paraId="48E8229C"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SANDEEP ASHOK JADHAV</w:t>
            </w:r>
          </w:p>
        </w:tc>
        <w:tc>
          <w:tcPr>
            <w:tcW w:w="2340" w:type="dxa"/>
            <w:tcBorders>
              <w:top w:val="nil"/>
              <w:left w:val="nil"/>
              <w:bottom w:val="single" w:sz="4" w:space="0" w:color="auto"/>
              <w:right w:val="single" w:sz="4" w:space="0" w:color="auto"/>
            </w:tcBorders>
            <w:noWrap/>
            <w:vAlign w:val="bottom"/>
            <w:hideMark/>
          </w:tcPr>
          <w:p w14:paraId="0C848754"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6CB40698"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17E611FA"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465</w:t>
            </w:r>
          </w:p>
        </w:tc>
        <w:tc>
          <w:tcPr>
            <w:tcW w:w="2484" w:type="dxa"/>
            <w:tcBorders>
              <w:top w:val="nil"/>
              <w:left w:val="nil"/>
              <w:bottom w:val="single" w:sz="4" w:space="0" w:color="auto"/>
              <w:right w:val="single" w:sz="4" w:space="0" w:color="auto"/>
            </w:tcBorders>
            <w:noWrap/>
            <w:vAlign w:val="bottom"/>
            <w:hideMark/>
          </w:tcPr>
          <w:p w14:paraId="704C5678"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DHIRAJ MADHUKAR GAIKWAD</w:t>
            </w:r>
          </w:p>
        </w:tc>
        <w:tc>
          <w:tcPr>
            <w:tcW w:w="1890" w:type="dxa"/>
            <w:tcBorders>
              <w:top w:val="nil"/>
              <w:left w:val="nil"/>
              <w:bottom w:val="single" w:sz="4" w:space="0" w:color="auto"/>
              <w:right w:val="single" w:sz="4" w:space="0" w:color="auto"/>
            </w:tcBorders>
            <w:noWrap/>
            <w:vAlign w:val="bottom"/>
            <w:hideMark/>
          </w:tcPr>
          <w:p w14:paraId="3B9E31B4"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Ethan Greene</w:t>
            </w:r>
          </w:p>
        </w:tc>
        <w:tc>
          <w:tcPr>
            <w:tcW w:w="551" w:type="dxa"/>
            <w:tcBorders>
              <w:top w:val="nil"/>
              <w:left w:val="nil"/>
              <w:bottom w:val="single" w:sz="4" w:space="0" w:color="auto"/>
              <w:right w:val="single" w:sz="4" w:space="0" w:color="auto"/>
            </w:tcBorders>
            <w:noWrap/>
            <w:vAlign w:val="bottom"/>
            <w:hideMark/>
          </w:tcPr>
          <w:p w14:paraId="3EE5A6D3"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479</w:t>
            </w:r>
          </w:p>
        </w:tc>
        <w:tc>
          <w:tcPr>
            <w:tcW w:w="2239" w:type="dxa"/>
            <w:tcBorders>
              <w:top w:val="nil"/>
              <w:left w:val="nil"/>
              <w:bottom w:val="single" w:sz="4" w:space="0" w:color="auto"/>
              <w:right w:val="single" w:sz="4" w:space="0" w:color="auto"/>
            </w:tcBorders>
            <w:noWrap/>
            <w:vAlign w:val="bottom"/>
            <w:hideMark/>
          </w:tcPr>
          <w:p w14:paraId="0B3DBDBA"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Ojo Adu</w:t>
            </w:r>
          </w:p>
        </w:tc>
        <w:tc>
          <w:tcPr>
            <w:tcW w:w="2340" w:type="dxa"/>
            <w:tcBorders>
              <w:top w:val="nil"/>
              <w:left w:val="nil"/>
              <w:bottom w:val="single" w:sz="4" w:space="0" w:color="auto"/>
              <w:right w:val="single" w:sz="4" w:space="0" w:color="auto"/>
            </w:tcBorders>
            <w:noWrap/>
            <w:vAlign w:val="bottom"/>
            <w:hideMark/>
          </w:tcPr>
          <w:p w14:paraId="5AA45093"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26DDE9EE"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516DE456"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466</w:t>
            </w:r>
          </w:p>
        </w:tc>
        <w:tc>
          <w:tcPr>
            <w:tcW w:w="2484" w:type="dxa"/>
            <w:tcBorders>
              <w:top w:val="nil"/>
              <w:left w:val="nil"/>
              <w:bottom w:val="single" w:sz="4" w:space="0" w:color="auto"/>
              <w:right w:val="single" w:sz="4" w:space="0" w:color="auto"/>
            </w:tcBorders>
            <w:noWrap/>
            <w:vAlign w:val="bottom"/>
            <w:hideMark/>
          </w:tcPr>
          <w:p w14:paraId="7FDD9F77"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JANE JOHN PEREIRA</w:t>
            </w:r>
          </w:p>
        </w:tc>
        <w:tc>
          <w:tcPr>
            <w:tcW w:w="1890" w:type="dxa"/>
            <w:tcBorders>
              <w:top w:val="nil"/>
              <w:left w:val="nil"/>
              <w:bottom w:val="single" w:sz="4" w:space="0" w:color="auto"/>
              <w:right w:val="single" w:sz="4" w:space="0" w:color="auto"/>
            </w:tcBorders>
            <w:noWrap/>
            <w:vAlign w:val="bottom"/>
            <w:hideMark/>
          </w:tcPr>
          <w:p w14:paraId="743B8B78"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xml:space="preserve"> Kelly </w:t>
            </w:r>
            <w:proofErr w:type="spellStart"/>
            <w:r w:rsidRPr="00D6688B">
              <w:rPr>
                <w:rFonts w:ascii="Calibri" w:hAnsi="Calibri" w:cs="Calibri"/>
                <w:color w:val="000000"/>
                <w:sz w:val="22"/>
                <w:szCs w:val="22"/>
              </w:rPr>
              <w:t>Wattsss</w:t>
            </w:r>
            <w:proofErr w:type="spellEnd"/>
          </w:p>
        </w:tc>
        <w:tc>
          <w:tcPr>
            <w:tcW w:w="551" w:type="dxa"/>
            <w:tcBorders>
              <w:top w:val="nil"/>
              <w:left w:val="nil"/>
              <w:bottom w:val="single" w:sz="4" w:space="0" w:color="auto"/>
              <w:right w:val="single" w:sz="4" w:space="0" w:color="auto"/>
            </w:tcBorders>
            <w:noWrap/>
            <w:vAlign w:val="bottom"/>
            <w:hideMark/>
          </w:tcPr>
          <w:p w14:paraId="2B626285"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480</w:t>
            </w:r>
          </w:p>
        </w:tc>
        <w:tc>
          <w:tcPr>
            <w:tcW w:w="2239" w:type="dxa"/>
            <w:tcBorders>
              <w:top w:val="nil"/>
              <w:left w:val="nil"/>
              <w:bottom w:val="single" w:sz="4" w:space="0" w:color="auto"/>
              <w:right w:val="single" w:sz="4" w:space="0" w:color="auto"/>
            </w:tcBorders>
            <w:noWrap/>
            <w:vAlign w:val="bottom"/>
            <w:hideMark/>
          </w:tcPr>
          <w:p w14:paraId="786A5FC1"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Monica Balderas-Russ</w:t>
            </w:r>
          </w:p>
        </w:tc>
        <w:tc>
          <w:tcPr>
            <w:tcW w:w="2340" w:type="dxa"/>
            <w:tcBorders>
              <w:top w:val="nil"/>
              <w:left w:val="nil"/>
              <w:bottom w:val="single" w:sz="4" w:space="0" w:color="auto"/>
              <w:right w:val="single" w:sz="4" w:space="0" w:color="auto"/>
            </w:tcBorders>
            <w:noWrap/>
            <w:vAlign w:val="bottom"/>
            <w:hideMark/>
          </w:tcPr>
          <w:p w14:paraId="23E86E58"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7CB5CCD6"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2A641FA3"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467</w:t>
            </w:r>
          </w:p>
        </w:tc>
        <w:tc>
          <w:tcPr>
            <w:tcW w:w="2484" w:type="dxa"/>
            <w:tcBorders>
              <w:top w:val="nil"/>
              <w:left w:val="nil"/>
              <w:bottom w:val="single" w:sz="4" w:space="0" w:color="auto"/>
              <w:right w:val="single" w:sz="4" w:space="0" w:color="auto"/>
            </w:tcBorders>
            <w:noWrap/>
            <w:vAlign w:val="bottom"/>
            <w:hideMark/>
          </w:tcPr>
          <w:p w14:paraId="5E1E7153"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JENNIFER IVAN TANGRAJ</w:t>
            </w:r>
          </w:p>
        </w:tc>
        <w:tc>
          <w:tcPr>
            <w:tcW w:w="1890" w:type="dxa"/>
            <w:tcBorders>
              <w:top w:val="nil"/>
              <w:left w:val="nil"/>
              <w:bottom w:val="single" w:sz="4" w:space="0" w:color="auto"/>
              <w:right w:val="single" w:sz="4" w:space="0" w:color="auto"/>
            </w:tcBorders>
            <w:noWrap/>
            <w:vAlign w:val="bottom"/>
            <w:hideMark/>
          </w:tcPr>
          <w:p w14:paraId="50EE776F"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sz="4" w:space="0" w:color="auto"/>
              <w:right w:val="single" w:sz="4" w:space="0" w:color="auto"/>
            </w:tcBorders>
            <w:noWrap/>
            <w:vAlign w:val="bottom"/>
            <w:hideMark/>
          </w:tcPr>
          <w:p w14:paraId="6768C7F2"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481</w:t>
            </w:r>
          </w:p>
        </w:tc>
        <w:tc>
          <w:tcPr>
            <w:tcW w:w="2239" w:type="dxa"/>
            <w:tcBorders>
              <w:top w:val="nil"/>
              <w:left w:val="nil"/>
              <w:bottom w:val="single" w:sz="4" w:space="0" w:color="auto"/>
              <w:right w:val="single" w:sz="4" w:space="0" w:color="auto"/>
            </w:tcBorders>
            <w:noWrap/>
            <w:vAlign w:val="bottom"/>
            <w:hideMark/>
          </w:tcPr>
          <w:p w14:paraId="39CB7AF6"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Irene Marlin</w:t>
            </w:r>
          </w:p>
        </w:tc>
        <w:tc>
          <w:tcPr>
            <w:tcW w:w="2340" w:type="dxa"/>
            <w:tcBorders>
              <w:top w:val="nil"/>
              <w:left w:val="nil"/>
              <w:bottom w:val="single" w:sz="4" w:space="0" w:color="auto"/>
              <w:right w:val="single" w:sz="4" w:space="0" w:color="auto"/>
            </w:tcBorders>
            <w:noWrap/>
            <w:vAlign w:val="bottom"/>
            <w:hideMark/>
          </w:tcPr>
          <w:p w14:paraId="4E39065C"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472869C7"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658030A4"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468</w:t>
            </w:r>
          </w:p>
        </w:tc>
        <w:tc>
          <w:tcPr>
            <w:tcW w:w="2484" w:type="dxa"/>
            <w:tcBorders>
              <w:top w:val="nil"/>
              <w:left w:val="nil"/>
              <w:bottom w:val="single" w:sz="4" w:space="0" w:color="auto"/>
              <w:right w:val="single" w:sz="4" w:space="0" w:color="auto"/>
            </w:tcBorders>
            <w:noWrap/>
            <w:vAlign w:val="bottom"/>
            <w:hideMark/>
          </w:tcPr>
          <w:p w14:paraId="01D6EA02"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AKSHATA ABHAYKUMAR KALE</w:t>
            </w:r>
          </w:p>
        </w:tc>
        <w:tc>
          <w:tcPr>
            <w:tcW w:w="1890" w:type="dxa"/>
            <w:tcBorders>
              <w:top w:val="nil"/>
              <w:left w:val="nil"/>
              <w:bottom w:val="single" w:sz="4" w:space="0" w:color="auto"/>
              <w:right w:val="single" w:sz="4" w:space="0" w:color="auto"/>
            </w:tcBorders>
            <w:noWrap/>
            <w:vAlign w:val="bottom"/>
            <w:hideMark/>
          </w:tcPr>
          <w:p w14:paraId="2CDC0DD1"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sz="4" w:space="0" w:color="auto"/>
              <w:right w:val="single" w:sz="4" w:space="0" w:color="auto"/>
            </w:tcBorders>
            <w:noWrap/>
            <w:vAlign w:val="bottom"/>
            <w:hideMark/>
          </w:tcPr>
          <w:p w14:paraId="110AE286"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482</w:t>
            </w:r>
          </w:p>
        </w:tc>
        <w:tc>
          <w:tcPr>
            <w:tcW w:w="2239" w:type="dxa"/>
            <w:tcBorders>
              <w:top w:val="nil"/>
              <w:left w:val="nil"/>
              <w:bottom w:val="single" w:sz="4" w:space="0" w:color="auto"/>
              <w:right w:val="single" w:sz="4" w:space="0" w:color="auto"/>
            </w:tcBorders>
            <w:noWrap/>
            <w:vAlign w:val="bottom"/>
            <w:hideMark/>
          </w:tcPr>
          <w:p w14:paraId="69A0DFC1"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Dana Zysk</w:t>
            </w:r>
          </w:p>
        </w:tc>
        <w:tc>
          <w:tcPr>
            <w:tcW w:w="2340" w:type="dxa"/>
            <w:tcBorders>
              <w:top w:val="nil"/>
              <w:left w:val="nil"/>
              <w:bottom w:val="single" w:sz="4" w:space="0" w:color="auto"/>
              <w:right w:val="single" w:sz="4" w:space="0" w:color="auto"/>
            </w:tcBorders>
            <w:noWrap/>
            <w:vAlign w:val="bottom"/>
            <w:hideMark/>
          </w:tcPr>
          <w:p w14:paraId="5BB4EE57"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10D3CA5E"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746EDFE4"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469</w:t>
            </w:r>
          </w:p>
        </w:tc>
        <w:tc>
          <w:tcPr>
            <w:tcW w:w="2484" w:type="dxa"/>
            <w:tcBorders>
              <w:top w:val="nil"/>
              <w:left w:val="nil"/>
              <w:bottom w:val="single" w:sz="4" w:space="0" w:color="auto"/>
              <w:right w:val="single" w:sz="4" w:space="0" w:color="auto"/>
            </w:tcBorders>
            <w:noWrap/>
            <w:vAlign w:val="bottom"/>
            <w:hideMark/>
          </w:tcPr>
          <w:p w14:paraId="5C901D8B"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JYOTI LUCKWANI</w:t>
            </w:r>
          </w:p>
        </w:tc>
        <w:tc>
          <w:tcPr>
            <w:tcW w:w="1890" w:type="dxa"/>
            <w:tcBorders>
              <w:top w:val="nil"/>
              <w:left w:val="nil"/>
              <w:bottom w:val="single" w:sz="4" w:space="0" w:color="auto"/>
              <w:right w:val="single" w:sz="4" w:space="0" w:color="auto"/>
            </w:tcBorders>
            <w:noWrap/>
            <w:vAlign w:val="bottom"/>
            <w:hideMark/>
          </w:tcPr>
          <w:p w14:paraId="1FCA571B"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sz="4" w:space="0" w:color="auto"/>
              <w:right w:val="single" w:sz="4" w:space="0" w:color="auto"/>
            </w:tcBorders>
            <w:noWrap/>
            <w:vAlign w:val="bottom"/>
            <w:hideMark/>
          </w:tcPr>
          <w:p w14:paraId="307C7915"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483</w:t>
            </w:r>
          </w:p>
        </w:tc>
        <w:tc>
          <w:tcPr>
            <w:tcW w:w="2239" w:type="dxa"/>
            <w:tcBorders>
              <w:top w:val="nil"/>
              <w:left w:val="nil"/>
              <w:bottom w:val="single" w:sz="4" w:space="0" w:color="auto"/>
              <w:right w:val="single" w:sz="4" w:space="0" w:color="auto"/>
            </w:tcBorders>
            <w:noWrap/>
            <w:vAlign w:val="bottom"/>
            <w:hideMark/>
          </w:tcPr>
          <w:p w14:paraId="323DDF0A"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Latricia Blalock</w:t>
            </w:r>
          </w:p>
        </w:tc>
        <w:tc>
          <w:tcPr>
            <w:tcW w:w="2340" w:type="dxa"/>
            <w:tcBorders>
              <w:top w:val="nil"/>
              <w:left w:val="nil"/>
              <w:bottom w:val="single" w:sz="4" w:space="0" w:color="auto"/>
              <w:right w:val="single" w:sz="4" w:space="0" w:color="auto"/>
            </w:tcBorders>
            <w:noWrap/>
            <w:vAlign w:val="bottom"/>
            <w:hideMark/>
          </w:tcPr>
          <w:p w14:paraId="0AA25642"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031F834E"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280727F4"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470</w:t>
            </w:r>
          </w:p>
        </w:tc>
        <w:tc>
          <w:tcPr>
            <w:tcW w:w="2484" w:type="dxa"/>
            <w:tcBorders>
              <w:top w:val="nil"/>
              <w:left w:val="nil"/>
              <w:bottom w:val="single" w:sz="4" w:space="0" w:color="auto"/>
              <w:right w:val="single" w:sz="4" w:space="0" w:color="auto"/>
            </w:tcBorders>
            <w:noWrap/>
            <w:vAlign w:val="bottom"/>
            <w:hideMark/>
          </w:tcPr>
          <w:p w14:paraId="35949123"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PRANJAL DIGAMBAR CHAVAN</w:t>
            </w:r>
          </w:p>
        </w:tc>
        <w:tc>
          <w:tcPr>
            <w:tcW w:w="1890" w:type="dxa"/>
            <w:tcBorders>
              <w:top w:val="nil"/>
              <w:left w:val="nil"/>
              <w:bottom w:val="single" w:sz="4" w:space="0" w:color="auto"/>
              <w:right w:val="single" w:sz="4" w:space="0" w:color="auto"/>
            </w:tcBorders>
            <w:noWrap/>
            <w:vAlign w:val="bottom"/>
            <w:hideMark/>
          </w:tcPr>
          <w:p w14:paraId="1F90A8DC"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sz="4" w:space="0" w:color="auto"/>
              <w:right w:val="single" w:sz="4" w:space="0" w:color="auto"/>
            </w:tcBorders>
            <w:noWrap/>
            <w:vAlign w:val="bottom"/>
            <w:hideMark/>
          </w:tcPr>
          <w:p w14:paraId="0BAABBCB"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484</w:t>
            </w:r>
          </w:p>
        </w:tc>
        <w:tc>
          <w:tcPr>
            <w:tcW w:w="2239" w:type="dxa"/>
            <w:tcBorders>
              <w:top w:val="nil"/>
              <w:left w:val="nil"/>
              <w:bottom w:val="single" w:sz="4" w:space="0" w:color="auto"/>
              <w:right w:val="single" w:sz="4" w:space="0" w:color="auto"/>
            </w:tcBorders>
            <w:noWrap/>
            <w:vAlign w:val="bottom"/>
            <w:hideMark/>
          </w:tcPr>
          <w:p w14:paraId="2FF3133E"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Scott, Jessica</w:t>
            </w:r>
          </w:p>
        </w:tc>
        <w:tc>
          <w:tcPr>
            <w:tcW w:w="2340" w:type="dxa"/>
            <w:tcBorders>
              <w:top w:val="nil"/>
              <w:left w:val="nil"/>
              <w:bottom w:val="single" w:sz="4" w:space="0" w:color="auto"/>
              <w:right w:val="single" w:sz="4" w:space="0" w:color="auto"/>
            </w:tcBorders>
            <w:noWrap/>
            <w:vAlign w:val="bottom"/>
            <w:hideMark/>
          </w:tcPr>
          <w:p w14:paraId="1B3609B7"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3C7AC003"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6AFD084C"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471</w:t>
            </w:r>
          </w:p>
        </w:tc>
        <w:tc>
          <w:tcPr>
            <w:tcW w:w="2484" w:type="dxa"/>
            <w:tcBorders>
              <w:top w:val="nil"/>
              <w:left w:val="nil"/>
              <w:bottom w:val="single" w:sz="4" w:space="0" w:color="auto"/>
              <w:right w:val="single" w:sz="4" w:space="0" w:color="auto"/>
            </w:tcBorders>
            <w:noWrap/>
            <w:vAlign w:val="bottom"/>
            <w:hideMark/>
          </w:tcPr>
          <w:p w14:paraId="083437F6"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VILAS NATHRAO RATHOD</w:t>
            </w:r>
          </w:p>
        </w:tc>
        <w:tc>
          <w:tcPr>
            <w:tcW w:w="1890" w:type="dxa"/>
            <w:tcBorders>
              <w:top w:val="nil"/>
              <w:left w:val="nil"/>
              <w:bottom w:val="single" w:sz="4" w:space="0" w:color="auto"/>
              <w:right w:val="single" w:sz="4" w:space="0" w:color="auto"/>
            </w:tcBorders>
            <w:noWrap/>
            <w:vAlign w:val="bottom"/>
            <w:hideMark/>
          </w:tcPr>
          <w:p w14:paraId="56539595"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sz="4" w:space="0" w:color="auto"/>
              <w:right w:val="single" w:sz="4" w:space="0" w:color="auto"/>
            </w:tcBorders>
            <w:noWrap/>
            <w:vAlign w:val="bottom"/>
            <w:hideMark/>
          </w:tcPr>
          <w:p w14:paraId="5F9E5E54"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485</w:t>
            </w:r>
          </w:p>
        </w:tc>
        <w:tc>
          <w:tcPr>
            <w:tcW w:w="2239" w:type="dxa"/>
            <w:tcBorders>
              <w:top w:val="nil"/>
              <w:left w:val="nil"/>
              <w:bottom w:val="single" w:sz="4" w:space="0" w:color="auto"/>
              <w:right w:val="single" w:sz="4" w:space="0" w:color="auto"/>
            </w:tcBorders>
            <w:noWrap/>
            <w:vAlign w:val="bottom"/>
            <w:hideMark/>
          </w:tcPr>
          <w:p w14:paraId="59959741"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Sanders, Hannah</w:t>
            </w:r>
          </w:p>
        </w:tc>
        <w:tc>
          <w:tcPr>
            <w:tcW w:w="2340" w:type="dxa"/>
            <w:tcBorders>
              <w:top w:val="nil"/>
              <w:left w:val="nil"/>
              <w:bottom w:val="single" w:sz="4" w:space="0" w:color="auto"/>
              <w:right w:val="single" w:sz="4" w:space="0" w:color="auto"/>
            </w:tcBorders>
            <w:noWrap/>
            <w:vAlign w:val="bottom"/>
            <w:hideMark/>
          </w:tcPr>
          <w:p w14:paraId="5AD8712D"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68E55CD0"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4C2505CF"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472</w:t>
            </w:r>
          </w:p>
        </w:tc>
        <w:tc>
          <w:tcPr>
            <w:tcW w:w="2484" w:type="dxa"/>
            <w:tcBorders>
              <w:top w:val="nil"/>
              <w:left w:val="nil"/>
              <w:bottom w:val="single" w:sz="4" w:space="0" w:color="auto"/>
              <w:right w:val="single" w:sz="4" w:space="0" w:color="auto"/>
            </w:tcBorders>
            <w:noWrap/>
            <w:vAlign w:val="bottom"/>
            <w:hideMark/>
          </w:tcPr>
          <w:p w14:paraId="435CC46B"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DADASAHEB NANDARAJ SHELAKE</w:t>
            </w:r>
          </w:p>
        </w:tc>
        <w:tc>
          <w:tcPr>
            <w:tcW w:w="1890" w:type="dxa"/>
            <w:tcBorders>
              <w:top w:val="nil"/>
              <w:left w:val="nil"/>
              <w:bottom w:val="single" w:sz="4" w:space="0" w:color="auto"/>
              <w:right w:val="single" w:sz="4" w:space="0" w:color="auto"/>
            </w:tcBorders>
            <w:noWrap/>
            <w:vAlign w:val="bottom"/>
            <w:hideMark/>
          </w:tcPr>
          <w:p w14:paraId="58E81E20"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sz="4" w:space="0" w:color="auto"/>
              <w:right w:val="single" w:sz="4" w:space="0" w:color="auto"/>
            </w:tcBorders>
            <w:noWrap/>
            <w:vAlign w:val="bottom"/>
            <w:hideMark/>
          </w:tcPr>
          <w:p w14:paraId="5BD8A8FC"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486</w:t>
            </w:r>
          </w:p>
        </w:tc>
        <w:tc>
          <w:tcPr>
            <w:tcW w:w="2239" w:type="dxa"/>
            <w:tcBorders>
              <w:top w:val="nil"/>
              <w:left w:val="nil"/>
              <w:bottom w:val="single" w:sz="4" w:space="0" w:color="auto"/>
              <w:right w:val="single" w:sz="4" w:space="0" w:color="auto"/>
            </w:tcBorders>
            <w:noWrap/>
            <w:vAlign w:val="bottom"/>
            <w:hideMark/>
          </w:tcPr>
          <w:p w14:paraId="21D7B2F3"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Helm, Andrea</w:t>
            </w:r>
          </w:p>
        </w:tc>
        <w:tc>
          <w:tcPr>
            <w:tcW w:w="2340" w:type="dxa"/>
            <w:tcBorders>
              <w:top w:val="nil"/>
              <w:left w:val="nil"/>
              <w:bottom w:val="single" w:sz="4" w:space="0" w:color="auto"/>
              <w:right w:val="single" w:sz="4" w:space="0" w:color="auto"/>
            </w:tcBorders>
            <w:noWrap/>
            <w:vAlign w:val="bottom"/>
            <w:hideMark/>
          </w:tcPr>
          <w:p w14:paraId="6AF8E13A"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3FAEF060"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42268362"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473</w:t>
            </w:r>
          </w:p>
        </w:tc>
        <w:tc>
          <w:tcPr>
            <w:tcW w:w="2484" w:type="dxa"/>
            <w:tcBorders>
              <w:top w:val="nil"/>
              <w:left w:val="nil"/>
              <w:bottom w:val="single" w:sz="4" w:space="0" w:color="auto"/>
              <w:right w:val="single" w:sz="4" w:space="0" w:color="auto"/>
            </w:tcBorders>
            <w:noWrap/>
            <w:vAlign w:val="bottom"/>
            <w:hideMark/>
          </w:tcPr>
          <w:p w14:paraId="5A8B2F0D"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RITESH SANJAY SAINDANE</w:t>
            </w:r>
          </w:p>
        </w:tc>
        <w:tc>
          <w:tcPr>
            <w:tcW w:w="1890" w:type="dxa"/>
            <w:tcBorders>
              <w:top w:val="nil"/>
              <w:left w:val="nil"/>
              <w:bottom w:val="single" w:sz="4" w:space="0" w:color="auto"/>
              <w:right w:val="single" w:sz="4" w:space="0" w:color="auto"/>
            </w:tcBorders>
            <w:noWrap/>
            <w:vAlign w:val="bottom"/>
            <w:hideMark/>
          </w:tcPr>
          <w:p w14:paraId="2898E781"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sz="4" w:space="0" w:color="auto"/>
              <w:right w:val="single" w:sz="4" w:space="0" w:color="auto"/>
            </w:tcBorders>
            <w:noWrap/>
            <w:vAlign w:val="bottom"/>
            <w:hideMark/>
          </w:tcPr>
          <w:p w14:paraId="0CF61B47"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487</w:t>
            </w:r>
          </w:p>
        </w:tc>
        <w:tc>
          <w:tcPr>
            <w:tcW w:w="2239" w:type="dxa"/>
            <w:tcBorders>
              <w:top w:val="nil"/>
              <w:left w:val="nil"/>
              <w:bottom w:val="single" w:sz="4" w:space="0" w:color="auto"/>
              <w:right w:val="single" w:sz="4" w:space="0" w:color="auto"/>
            </w:tcBorders>
            <w:noWrap/>
            <w:vAlign w:val="bottom"/>
            <w:hideMark/>
          </w:tcPr>
          <w:p w14:paraId="58813D58"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Torres, Ginette</w:t>
            </w:r>
          </w:p>
        </w:tc>
        <w:tc>
          <w:tcPr>
            <w:tcW w:w="2340" w:type="dxa"/>
            <w:tcBorders>
              <w:top w:val="nil"/>
              <w:left w:val="nil"/>
              <w:bottom w:val="single" w:sz="4" w:space="0" w:color="auto"/>
              <w:right w:val="single" w:sz="4" w:space="0" w:color="auto"/>
            </w:tcBorders>
            <w:noWrap/>
            <w:vAlign w:val="bottom"/>
            <w:hideMark/>
          </w:tcPr>
          <w:p w14:paraId="711B4EE7"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6924BEF2"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3548617A"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474</w:t>
            </w:r>
          </w:p>
        </w:tc>
        <w:tc>
          <w:tcPr>
            <w:tcW w:w="2484" w:type="dxa"/>
            <w:tcBorders>
              <w:top w:val="nil"/>
              <w:left w:val="nil"/>
              <w:bottom w:val="single" w:sz="4" w:space="0" w:color="auto"/>
              <w:right w:val="single" w:sz="4" w:space="0" w:color="auto"/>
            </w:tcBorders>
            <w:noWrap/>
            <w:vAlign w:val="bottom"/>
            <w:hideMark/>
          </w:tcPr>
          <w:p w14:paraId="34D04D8D"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RUSHIKESH RAVINDRA MANE</w:t>
            </w:r>
          </w:p>
        </w:tc>
        <w:tc>
          <w:tcPr>
            <w:tcW w:w="1890" w:type="dxa"/>
            <w:tcBorders>
              <w:top w:val="nil"/>
              <w:left w:val="nil"/>
              <w:bottom w:val="single" w:sz="4" w:space="0" w:color="auto"/>
              <w:right w:val="single" w:sz="4" w:space="0" w:color="auto"/>
            </w:tcBorders>
            <w:noWrap/>
            <w:vAlign w:val="bottom"/>
            <w:hideMark/>
          </w:tcPr>
          <w:p w14:paraId="363BF7F5"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sz="4" w:space="0" w:color="auto"/>
              <w:right w:val="single" w:sz="4" w:space="0" w:color="auto"/>
            </w:tcBorders>
            <w:noWrap/>
            <w:vAlign w:val="bottom"/>
            <w:hideMark/>
          </w:tcPr>
          <w:p w14:paraId="35A454C3"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488</w:t>
            </w:r>
          </w:p>
        </w:tc>
        <w:tc>
          <w:tcPr>
            <w:tcW w:w="2239" w:type="dxa"/>
            <w:tcBorders>
              <w:top w:val="nil"/>
              <w:left w:val="nil"/>
              <w:bottom w:val="single" w:sz="4" w:space="0" w:color="auto"/>
              <w:right w:val="single" w:sz="4" w:space="0" w:color="auto"/>
            </w:tcBorders>
            <w:noWrap/>
            <w:vAlign w:val="bottom"/>
            <w:hideMark/>
          </w:tcPr>
          <w:p w14:paraId="7C547FBF"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ShaDonna Carter</w:t>
            </w:r>
          </w:p>
        </w:tc>
        <w:tc>
          <w:tcPr>
            <w:tcW w:w="2340" w:type="dxa"/>
            <w:tcBorders>
              <w:top w:val="nil"/>
              <w:left w:val="nil"/>
              <w:bottom w:val="single" w:sz="4" w:space="0" w:color="auto"/>
              <w:right w:val="single" w:sz="4" w:space="0" w:color="auto"/>
            </w:tcBorders>
            <w:noWrap/>
            <w:vAlign w:val="bottom"/>
            <w:hideMark/>
          </w:tcPr>
          <w:p w14:paraId="50B5CA75"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r w:rsidR="003F664A" w14:paraId="7A22CE28" w14:textId="77777777" w:rsidTr="008E279B">
        <w:trPr>
          <w:trHeight w:val="300"/>
        </w:trPr>
        <w:tc>
          <w:tcPr>
            <w:tcW w:w="661" w:type="dxa"/>
            <w:tcBorders>
              <w:top w:val="nil"/>
              <w:left w:val="single" w:sz="4" w:space="0" w:color="auto"/>
              <w:bottom w:val="single" w:sz="4" w:space="0" w:color="auto"/>
              <w:right w:val="single" w:sz="4" w:space="0" w:color="auto"/>
            </w:tcBorders>
            <w:noWrap/>
            <w:vAlign w:val="bottom"/>
            <w:hideMark/>
          </w:tcPr>
          <w:p w14:paraId="41BE3EF4" w14:textId="77777777" w:rsidR="003F664A" w:rsidRDefault="003F664A" w:rsidP="008E279B">
            <w:pPr>
              <w:jc w:val="right"/>
              <w:rPr>
                <w:rFonts w:ascii="Calibri" w:hAnsi="Calibri" w:cs="Calibri"/>
                <w:color w:val="000000"/>
                <w:sz w:val="22"/>
                <w:szCs w:val="22"/>
              </w:rPr>
            </w:pPr>
            <w:r>
              <w:rPr>
                <w:rFonts w:ascii="Calibri" w:hAnsi="Calibri" w:cs="Calibri"/>
                <w:color w:val="000000"/>
                <w:sz w:val="22"/>
                <w:szCs w:val="22"/>
              </w:rPr>
              <w:t>475</w:t>
            </w:r>
          </w:p>
        </w:tc>
        <w:tc>
          <w:tcPr>
            <w:tcW w:w="2484" w:type="dxa"/>
            <w:tcBorders>
              <w:top w:val="nil"/>
              <w:left w:val="nil"/>
              <w:bottom w:val="single" w:sz="4" w:space="0" w:color="auto"/>
              <w:right w:val="single" w:sz="4" w:space="0" w:color="auto"/>
            </w:tcBorders>
            <w:noWrap/>
            <w:vAlign w:val="bottom"/>
            <w:hideMark/>
          </w:tcPr>
          <w:p w14:paraId="3A81E5D7"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VAIBHAV VIJAYRAO DEVTALE</w:t>
            </w:r>
          </w:p>
        </w:tc>
        <w:tc>
          <w:tcPr>
            <w:tcW w:w="1890" w:type="dxa"/>
            <w:tcBorders>
              <w:top w:val="nil"/>
              <w:left w:val="nil"/>
              <w:bottom w:val="single" w:sz="4" w:space="0" w:color="auto"/>
              <w:right w:val="single" w:sz="4" w:space="0" w:color="auto"/>
            </w:tcBorders>
            <w:noWrap/>
            <w:vAlign w:val="bottom"/>
            <w:hideMark/>
          </w:tcPr>
          <w:p w14:paraId="245B42B9"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sz="4" w:space="0" w:color="auto"/>
              <w:right w:val="single" w:sz="4" w:space="0" w:color="auto"/>
            </w:tcBorders>
            <w:noWrap/>
            <w:vAlign w:val="bottom"/>
            <w:hideMark/>
          </w:tcPr>
          <w:p w14:paraId="5C1B6FF9" w14:textId="77777777" w:rsidR="003F664A" w:rsidRPr="00D6688B" w:rsidRDefault="003F664A" w:rsidP="008E279B">
            <w:pPr>
              <w:jc w:val="right"/>
              <w:rPr>
                <w:rFonts w:ascii="Calibri" w:hAnsi="Calibri" w:cs="Calibri"/>
                <w:color w:val="000000"/>
                <w:sz w:val="22"/>
                <w:szCs w:val="22"/>
              </w:rPr>
            </w:pPr>
            <w:r w:rsidRPr="00D6688B">
              <w:rPr>
                <w:rFonts w:ascii="Calibri" w:hAnsi="Calibri" w:cs="Calibri"/>
                <w:color w:val="000000"/>
                <w:sz w:val="22"/>
                <w:szCs w:val="22"/>
              </w:rPr>
              <w:t>489</w:t>
            </w:r>
          </w:p>
        </w:tc>
        <w:tc>
          <w:tcPr>
            <w:tcW w:w="2239" w:type="dxa"/>
            <w:tcBorders>
              <w:top w:val="nil"/>
              <w:left w:val="nil"/>
              <w:bottom w:val="single" w:sz="4" w:space="0" w:color="auto"/>
              <w:right w:val="single" w:sz="4" w:space="0" w:color="auto"/>
            </w:tcBorders>
            <w:noWrap/>
            <w:vAlign w:val="bottom"/>
            <w:hideMark/>
          </w:tcPr>
          <w:p w14:paraId="23A38936" w14:textId="77777777" w:rsidR="003F664A" w:rsidRPr="00D6688B" w:rsidRDefault="003F664A" w:rsidP="008E279B">
            <w:pPr>
              <w:rPr>
                <w:rFonts w:ascii="Calibri" w:hAnsi="Calibri" w:cs="Calibri"/>
                <w:color w:val="000000"/>
                <w:sz w:val="22"/>
                <w:szCs w:val="22"/>
              </w:rPr>
            </w:pPr>
            <w:r w:rsidRPr="00D6688B">
              <w:rPr>
                <w:rFonts w:ascii="Calibri" w:hAnsi="Calibri" w:cs="Calibri"/>
                <w:color w:val="000000"/>
                <w:sz w:val="22"/>
                <w:szCs w:val="22"/>
              </w:rPr>
              <w:t>Deborah Robinson</w:t>
            </w:r>
          </w:p>
        </w:tc>
        <w:tc>
          <w:tcPr>
            <w:tcW w:w="2340" w:type="dxa"/>
            <w:tcBorders>
              <w:top w:val="nil"/>
              <w:left w:val="nil"/>
              <w:bottom w:val="single" w:sz="4" w:space="0" w:color="auto"/>
              <w:right w:val="single" w:sz="4" w:space="0" w:color="auto"/>
            </w:tcBorders>
            <w:noWrap/>
            <w:vAlign w:val="bottom"/>
            <w:hideMark/>
          </w:tcPr>
          <w:p w14:paraId="53D3A9B8" w14:textId="77777777" w:rsidR="003F664A" w:rsidRDefault="003F664A" w:rsidP="008E279B">
            <w:pPr>
              <w:rPr>
                <w:rFonts w:ascii="Calibri" w:hAnsi="Calibri" w:cs="Calibri"/>
                <w:color w:val="000000"/>
                <w:sz w:val="22"/>
                <w:szCs w:val="22"/>
              </w:rPr>
            </w:pPr>
            <w:r>
              <w:rPr>
                <w:rFonts w:ascii="Calibri" w:hAnsi="Calibri" w:cs="Calibri"/>
                <w:color w:val="000000"/>
                <w:sz w:val="22"/>
                <w:szCs w:val="22"/>
              </w:rPr>
              <w:t> </w:t>
            </w:r>
          </w:p>
        </w:tc>
      </w:tr>
    </w:tbl>
    <w:p w14:paraId="244BDE54" w14:textId="77777777" w:rsidR="003F664A" w:rsidRDefault="003F664A" w:rsidP="003F664A">
      <w:pPr>
        <w:rPr>
          <w:rFonts w:eastAsiaTheme="minorHAnsi"/>
          <w:bCs/>
          <w:sz w:val="18"/>
          <w:szCs w:val="18"/>
          <w:u w:val="single"/>
        </w:rPr>
      </w:pPr>
    </w:p>
    <w:p w14:paraId="0D9CF17E" w14:textId="77777777" w:rsidR="003F664A" w:rsidRDefault="003F664A" w:rsidP="003F664A">
      <w:pPr>
        <w:rPr>
          <w:rFonts w:eastAsiaTheme="minorHAnsi"/>
          <w:bCs/>
          <w:sz w:val="18"/>
          <w:szCs w:val="18"/>
          <w:u w:val="single"/>
        </w:rPr>
      </w:pPr>
    </w:p>
    <w:p w14:paraId="58E9325C" w14:textId="77777777" w:rsidR="003F664A" w:rsidRDefault="003F664A" w:rsidP="003F664A">
      <w:pPr>
        <w:pStyle w:val="BodyText2"/>
        <w:spacing w:line="276" w:lineRule="auto"/>
        <w:ind w:right="4"/>
        <w:jc w:val="center"/>
        <w:rPr>
          <w:ins w:id="241" w:author="PLA" w:date="2023-01-04T18:08:00Z"/>
          <w:rFonts w:eastAsiaTheme="minorHAnsi"/>
          <w:bCs/>
          <w:sz w:val="18"/>
          <w:szCs w:val="18"/>
          <w:u w:val="single"/>
        </w:rPr>
      </w:pPr>
    </w:p>
    <w:p w14:paraId="053DC71F" w14:textId="77777777" w:rsidR="003F664A" w:rsidRDefault="003F664A" w:rsidP="003F664A">
      <w:pPr>
        <w:jc w:val="center"/>
        <w:rPr>
          <w:rFonts w:ascii="Cambria" w:hAnsi="Cambria"/>
          <w:b/>
          <w:sz w:val="20"/>
          <w:szCs w:val="20"/>
          <w:u w:val="single"/>
        </w:rPr>
      </w:pPr>
    </w:p>
    <w:p w14:paraId="2E0C9F9E" w14:textId="77777777" w:rsidR="003F664A" w:rsidRDefault="003F664A" w:rsidP="003F664A">
      <w:pPr>
        <w:rPr>
          <w:rFonts w:ascii="Cambria" w:hAnsi="Cambria"/>
          <w:b/>
          <w:sz w:val="20"/>
          <w:szCs w:val="20"/>
          <w:u w:val="single"/>
        </w:rPr>
      </w:pPr>
      <w:r>
        <w:rPr>
          <w:rFonts w:ascii="Cambria" w:hAnsi="Cambria"/>
          <w:b/>
          <w:sz w:val="20"/>
          <w:szCs w:val="20"/>
          <w:u w:val="single"/>
        </w:rPr>
        <w:br w:type="page"/>
      </w:r>
    </w:p>
    <w:p w14:paraId="35544272" w14:textId="77777777" w:rsidR="003F664A" w:rsidRPr="004C01DA" w:rsidRDefault="003F664A" w:rsidP="003F664A">
      <w:pPr>
        <w:jc w:val="center"/>
        <w:rPr>
          <w:ins w:id="242" w:author="PLA" w:date="2023-01-04T18:08:00Z"/>
          <w:rFonts w:ascii="Cambria" w:hAnsi="Cambria"/>
          <w:b/>
          <w:sz w:val="20"/>
          <w:szCs w:val="20"/>
          <w:u w:val="single"/>
        </w:rPr>
      </w:pPr>
      <w:ins w:id="243" w:author="PLA" w:date="2023-01-04T18:08:00Z">
        <w:r w:rsidRPr="004C01DA">
          <w:rPr>
            <w:rFonts w:ascii="Cambria" w:hAnsi="Cambria"/>
            <w:b/>
            <w:sz w:val="20"/>
            <w:szCs w:val="20"/>
            <w:u w:val="single"/>
          </w:rPr>
          <w:lastRenderedPageBreak/>
          <w:t>Appendix- C</w:t>
        </w:r>
      </w:ins>
    </w:p>
    <w:p w14:paraId="7C85E547" w14:textId="77777777" w:rsidR="003F664A" w:rsidRPr="0046263A" w:rsidRDefault="003F664A" w:rsidP="003F664A">
      <w:pPr>
        <w:pStyle w:val="BodyText2"/>
        <w:spacing w:line="276" w:lineRule="auto"/>
        <w:ind w:right="4"/>
        <w:jc w:val="center"/>
        <w:rPr>
          <w:ins w:id="244" w:author="PLA" w:date="2023-01-04T18:08:00Z"/>
          <w:rFonts w:eastAsiaTheme="minorHAnsi"/>
          <w:bCs/>
          <w:sz w:val="18"/>
          <w:szCs w:val="18"/>
          <w:u w:val="single"/>
        </w:rPr>
      </w:pPr>
    </w:p>
    <w:p w14:paraId="37B9DB24" w14:textId="77777777" w:rsidR="003F664A" w:rsidRPr="0046263A" w:rsidRDefault="003F664A" w:rsidP="003F664A">
      <w:pPr>
        <w:pStyle w:val="BodyText2"/>
        <w:spacing w:line="276" w:lineRule="auto"/>
        <w:ind w:right="4"/>
        <w:jc w:val="center"/>
        <w:rPr>
          <w:ins w:id="245" w:author="PLA" w:date="2023-01-04T18:08:00Z"/>
          <w:rFonts w:eastAsiaTheme="minorHAnsi"/>
          <w:bCs/>
          <w:sz w:val="18"/>
          <w:szCs w:val="18"/>
          <w:u w:val="single"/>
        </w:rPr>
      </w:pPr>
      <w:ins w:id="246" w:author="PLA" w:date="2023-01-04T18:08:00Z">
        <w:r w:rsidRPr="0046263A">
          <w:rPr>
            <w:rFonts w:eastAsiaTheme="minorHAnsi"/>
            <w:sz w:val="18"/>
            <w:szCs w:val="18"/>
            <w:u w:val="single"/>
          </w:rPr>
          <w:t xml:space="preserve">List of Clients of the Company including its Sister Concern and Subsidiaries </w:t>
        </w:r>
      </w:ins>
      <w:r>
        <w:rPr>
          <w:rFonts w:eastAsiaTheme="minorHAnsi"/>
          <w:sz w:val="18"/>
          <w:szCs w:val="18"/>
          <w:u w:val="single"/>
        </w:rPr>
        <w:t>(Referred as Acknowledgement Letter)</w:t>
      </w:r>
    </w:p>
    <w:p w14:paraId="7018C1C7" w14:textId="77777777" w:rsidR="003F664A" w:rsidRDefault="003F664A" w:rsidP="003F664A">
      <w:pPr>
        <w:rPr>
          <w:rFonts w:ascii="Cambria" w:hAnsi="Cambria"/>
          <w:sz w:val="20"/>
          <w:szCs w:val="20"/>
        </w:rPr>
      </w:pPr>
    </w:p>
    <w:p w14:paraId="00CED6FF" w14:textId="77777777" w:rsidR="003F664A" w:rsidRPr="00DC59CD" w:rsidRDefault="003F664A" w:rsidP="003F664A">
      <w:pPr>
        <w:ind w:left="2160" w:firstLine="720"/>
        <w:rPr>
          <w:rFonts w:ascii="Cambria" w:hAnsi="Cambria"/>
          <w:b/>
          <w:sz w:val="20"/>
          <w:szCs w:val="20"/>
          <w:u w:val="single"/>
        </w:rPr>
      </w:pPr>
      <w:r w:rsidRPr="00DC59CD">
        <w:rPr>
          <w:rFonts w:ascii="Cambria" w:hAnsi="Cambria"/>
          <w:b/>
          <w:sz w:val="20"/>
          <w:szCs w:val="20"/>
          <w:u w:val="single"/>
        </w:rPr>
        <w:t>DECLARATION FROM THE EMPLOYEE</w:t>
      </w:r>
    </w:p>
    <w:p w14:paraId="1A1AB71A" w14:textId="77777777" w:rsidR="003F664A" w:rsidRPr="00DC59CD" w:rsidRDefault="003F664A" w:rsidP="003F664A">
      <w:pPr>
        <w:jc w:val="center"/>
        <w:rPr>
          <w:rFonts w:ascii="Cambria" w:hAnsi="Cambria"/>
          <w:sz w:val="20"/>
          <w:szCs w:val="20"/>
          <w:u w:val="single"/>
        </w:rPr>
      </w:pPr>
    </w:p>
    <w:p w14:paraId="0DEF1859" w14:textId="77777777" w:rsidR="003F664A" w:rsidRPr="00DC59CD" w:rsidRDefault="003F664A" w:rsidP="003F664A">
      <w:pPr>
        <w:jc w:val="both"/>
        <w:rPr>
          <w:rFonts w:ascii="Cambria" w:hAnsi="Cambria"/>
          <w:sz w:val="20"/>
          <w:szCs w:val="20"/>
        </w:rPr>
      </w:pPr>
      <w:r w:rsidRPr="00DC59CD">
        <w:rPr>
          <w:rFonts w:ascii="Cambria" w:hAnsi="Cambria"/>
          <w:sz w:val="20"/>
          <w:szCs w:val="20"/>
        </w:rPr>
        <w:t xml:space="preserve">I hereby agree and understood the list of companies mentioned above are the Subsidiaries and/or Sister Concerned companies of </w:t>
      </w:r>
      <w:r>
        <w:rPr>
          <w:rFonts w:ascii="Cambria" w:hAnsi="Cambria"/>
          <w:sz w:val="20"/>
          <w:szCs w:val="20"/>
        </w:rPr>
        <w:t>Infinity Data Technologies Pvt. Ltd.</w:t>
      </w:r>
      <w:r w:rsidRPr="00DC59CD">
        <w:rPr>
          <w:rFonts w:ascii="Cambria" w:hAnsi="Cambria"/>
          <w:sz w:val="20"/>
          <w:szCs w:val="20"/>
        </w:rPr>
        <w:t xml:space="preserve"> and the Agreement and/or Bond and/or any other service level agreements, rules and regulations accepted by the Employee for any of the above company is in force for the entire group of companies and I am willing to work to any of the companies mentioned above and will follow the Rules and Regulations, Bond, Agreement and any other terms and conditions accepted by me while accepting the employment for any of the above Companies</w:t>
      </w:r>
    </w:p>
    <w:p w14:paraId="2885BA47" w14:textId="77777777" w:rsidR="003F664A" w:rsidRPr="00DC59CD" w:rsidRDefault="003F664A" w:rsidP="003F664A">
      <w:pPr>
        <w:rPr>
          <w:rFonts w:ascii="Cambria" w:hAnsi="Cambria"/>
          <w:sz w:val="20"/>
          <w:szCs w:val="20"/>
        </w:rPr>
      </w:pPr>
    </w:p>
    <w:p w14:paraId="2D4810DF" w14:textId="77777777" w:rsidR="003F664A" w:rsidRPr="00DC59CD" w:rsidRDefault="003F664A" w:rsidP="003F664A">
      <w:pPr>
        <w:rPr>
          <w:rFonts w:ascii="Cambria" w:hAnsi="Cambria"/>
          <w:sz w:val="20"/>
          <w:szCs w:val="20"/>
        </w:rPr>
      </w:pPr>
    </w:p>
    <w:p w14:paraId="40BBF964" w14:textId="77777777" w:rsidR="003F664A" w:rsidRPr="00DC59CD" w:rsidRDefault="003F664A" w:rsidP="003F664A">
      <w:pPr>
        <w:rPr>
          <w:rFonts w:ascii="Cambria" w:hAnsi="Cambria"/>
          <w:sz w:val="20"/>
          <w:szCs w:val="20"/>
        </w:rPr>
      </w:pPr>
      <w:r>
        <w:rPr>
          <w:rFonts w:ascii="Cambria" w:hAnsi="Cambria"/>
          <w:noProof/>
          <w:sz w:val="20"/>
          <w:szCs w:val="20"/>
        </w:rPr>
        <mc:AlternateContent>
          <mc:Choice Requires="wps">
            <w:drawing>
              <wp:anchor distT="0" distB="0" distL="114300" distR="114300" simplePos="0" relativeHeight="251660288" behindDoc="0" locked="0" layoutInCell="1" allowOverlap="1" wp14:anchorId="70CD7B06" wp14:editId="15F59995">
                <wp:simplePos x="0" y="0"/>
                <wp:positionH relativeFrom="column">
                  <wp:posOffset>5486400</wp:posOffset>
                </wp:positionH>
                <wp:positionV relativeFrom="paragraph">
                  <wp:posOffset>43815</wp:posOffset>
                </wp:positionV>
                <wp:extent cx="342900" cy="1533525"/>
                <wp:effectExtent l="9525" t="7620" r="9525" b="1143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1533525"/>
                        </a:xfrm>
                        <a:prstGeom prst="rightBrace">
                          <a:avLst>
                            <a:gd name="adj1" fmla="val 37269"/>
                            <a:gd name="adj2" fmla="val 5138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582AC" id="AutoShape 3" o:spid="_x0000_s1026" type="#_x0000_t88" style="position:absolute;margin-left:6in;margin-top:3.45pt;width:27pt;height:12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" adj=",11100"/>
            </w:pict>
          </mc:Fallback>
        </mc:AlternateContent>
      </w:r>
    </w:p>
    <w:p w14:paraId="065B4045" w14:textId="77777777" w:rsidR="003F664A" w:rsidRPr="00DC59CD" w:rsidRDefault="003F664A" w:rsidP="003F664A">
      <w:pPr>
        <w:rPr>
          <w:rFonts w:ascii="Cambria" w:hAnsi="Cambria"/>
          <w:sz w:val="20"/>
          <w:szCs w:val="20"/>
        </w:rPr>
      </w:pPr>
      <w:r w:rsidRPr="00DC59CD">
        <w:rPr>
          <w:rFonts w:ascii="Cambria" w:hAnsi="Cambria"/>
          <w:sz w:val="20"/>
          <w:szCs w:val="20"/>
        </w:rPr>
        <w:t xml:space="preserve">Sign </w:t>
      </w:r>
      <w:proofErr w:type="gramStart"/>
      <w:r w:rsidRPr="00DC59CD">
        <w:rPr>
          <w:rFonts w:ascii="Cambria" w:hAnsi="Cambria"/>
          <w:sz w:val="20"/>
          <w:szCs w:val="20"/>
        </w:rPr>
        <w:tab/>
        <w:t>:-</w:t>
      </w:r>
      <w:proofErr w:type="gramEnd"/>
      <w:r w:rsidRPr="00DC59CD">
        <w:rPr>
          <w:rFonts w:ascii="Cambria" w:hAnsi="Cambria"/>
          <w:sz w:val="20"/>
          <w:szCs w:val="20"/>
        </w:rPr>
        <w:tab/>
      </w:r>
    </w:p>
    <w:p w14:paraId="75BD4512" w14:textId="77777777" w:rsidR="003F664A" w:rsidRPr="00DC59CD" w:rsidRDefault="003F664A" w:rsidP="003F664A">
      <w:pPr>
        <w:rPr>
          <w:rFonts w:ascii="Cambria" w:hAnsi="Cambria"/>
          <w:sz w:val="20"/>
          <w:szCs w:val="20"/>
        </w:rPr>
      </w:pPr>
    </w:p>
    <w:p w14:paraId="790FB19B" w14:textId="77777777" w:rsidR="003F664A" w:rsidRPr="00DC59CD" w:rsidRDefault="003F664A" w:rsidP="003F664A">
      <w:pPr>
        <w:rPr>
          <w:rFonts w:ascii="Cambria" w:hAnsi="Cambria"/>
          <w:b/>
          <w:bCs/>
          <w:sz w:val="20"/>
          <w:szCs w:val="20"/>
        </w:rPr>
      </w:pPr>
      <w:r w:rsidRPr="00DC59CD">
        <w:rPr>
          <w:rFonts w:ascii="Cambria" w:hAnsi="Cambria"/>
          <w:sz w:val="20"/>
          <w:szCs w:val="20"/>
        </w:rPr>
        <w:t xml:space="preserve">Name of the Employee: - </w:t>
      </w:r>
    </w:p>
    <w:p w14:paraId="6A1D8111" w14:textId="77777777" w:rsidR="003F664A" w:rsidRPr="00DC59CD" w:rsidRDefault="003F664A" w:rsidP="003F664A">
      <w:pPr>
        <w:rPr>
          <w:rFonts w:ascii="Cambria" w:hAnsi="Cambria"/>
          <w:b/>
          <w:sz w:val="20"/>
          <w:szCs w:val="20"/>
        </w:rPr>
      </w:pPr>
    </w:p>
    <w:p w14:paraId="08ED4976" w14:textId="77777777" w:rsidR="003F664A" w:rsidRPr="00DC59CD" w:rsidRDefault="003F664A" w:rsidP="003F664A">
      <w:pPr>
        <w:rPr>
          <w:rFonts w:ascii="Cambria" w:hAnsi="Cambria"/>
          <w:b/>
          <w:sz w:val="20"/>
          <w:szCs w:val="20"/>
        </w:rPr>
      </w:pPr>
      <w:r w:rsidRPr="00DC59CD">
        <w:rPr>
          <w:rFonts w:ascii="Cambria" w:hAnsi="Cambria"/>
          <w:sz w:val="20"/>
          <w:szCs w:val="20"/>
        </w:rPr>
        <w:t>Designation: -</w:t>
      </w:r>
      <w:r>
        <w:rPr>
          <w:rFonts w:ascii="Cambria" w:hAnsi="Cambria"/>
          <w:sz w:val="20"/>
          <w:szCs w:val="20"/>
        </w:rPr>
        <w:t xml:space="preserve"> </w:t>
      </w:r>
    </w:p>
    <w:p w14:paraId="1227F702" w14:textId="77777777" w:rsidR="003F664A" w:rsidRPr="00DC59CD" w:rsidRDefault="003F664A" w:rsidP="003F664A">
      <w:pPr>
        <w:rPr>
          <w:rFonts w:ascii="Cambria" w:hAnsi="Cambria"/>
          <w:sz w:val="20"/>
          <w:szCs w:val="20"/>
        </w:rPr>
      </w:pPr>
    </w:p>
    <w:p w14:paraId="223BB19D" w14:textId="77777777" w:rsidR="003F664A" w:rsidRDefault="003F664A" w:rsidP="003F664A">
      <w:pPr>
        <w:rPr>
          <w:rFonts w:ascii="Cambria" w:hAnsi="Cambria"/>
          <w:b/>
          <w:bCs/>
          <w:sz w:val="20"/>
          <w:szCs w:val="20"/>
        </w:rPr>
      </w:pPr>
      <w:r>
        <w:rPr>
          <w:rFonts w:ascii="Cambria" w:hAnsi="Cambria"/>
          <w:sz w:val="20"/>
          <w:szCs w:val="20"/>
        </w:rPr>
        <w:t xml:space="preserve">Permanent </w:t>
      </w:r>
      <w:r w:rsidRPr="00DC59CD">
        <w:rPr>
          <w:rFonts w:ascii="Cambria" w:hAnsi="Cambria"/>
          <w:sz w:val="20"/>
          <w:szCs w:val="20"/>
        </w:rPr>
        <w:t xml:space="preserve">Address of the Employee: - </w:t>
      </w:r>
    </w:p>
    <w:p w14:paraId="67199C1D" w14:textId="77777777" w:rsidR="003F664A" w:rsidRDefault="003F664A" w:rsidP="003F664A">
      <w:pPr>
        <w:rPr>
          <w:rFonts w:ascii="Cambria" w:hAnsi="Cambria"/>
          <w:b/>
          <w:bCs/>
          <w:sz w:val="20"/>
          <w:szCs w:val="20"/>
        </w:rPr>
      </w:pPr>
    </w:p>
    <w:p w14:paraId="5C86FAB2" w14:textId="77777777" w:rsidR="003F664A" w:rsidRPr="00DC59CD" w:rsidRDefault="003F664A" w:rsidP="003F664A">
      <w:pPr>
        <w:rPr>
          <w:rFonts w:ascii="Cambria" w:hAnsi="Cambria"/>
          <w:b/>
          <w:bCs/>
          <w:sz w:val="20"/>
          <w:szCs w:val="20"/>
        </w:rPr>
      </w:pPr>
      <w:r>
        <w:rPr>
          <w:rFonts w:ascii="Cambria" w:hAnsi="Cambria"/>
          <w:sz w:val="20"/>
          <w:szCs w:val="20"/>
        </w:rPr>
        <w:t xml:space="preserve">Present </w:t>
      </w:r>
      <w:r w:rsidRPr="00DC59CD">
        <w:rPr>
          <w:rFonts w:ascii="Cambria" w:hAnsi="Cambria"/>
          <w:sz w:val="20"/>
          <w:szCs w:val="20"/>
        </w:rPr>
        <w:t xml:space="preserve">Address of the Employee: </w:t>
      </w:r>
    </w:p>
    <w:p w14:paraId="414C69A9" w14:textId="77777777" w:rsidR="003F664A" w:rsidRDefault="003F664A" w:rsidP="003F664A">
      <w:pPr>
        <w:pStyle w:val="Title"/>
        <w:spacing w:line="360" w:lineRule="auto"/>
        <w:rPr>
          <w:rFonts w:ascii="Cambria" w:hAnsi="Cambria" w:cs="Times New Roman"/>
          <w:sz w:val="20"/>
          <w:szCs w:val="20"/>
        </w:rPr>
      </w:pPr>
    </w:p>
    <w:p w14:paraId="2B7E60EC" w14:textId="77777777" w:rsidR="003F664A" w:rsidRDefault="003F664A" w:rsidP="003F664A">
      <w:pPr>
        <w:pStyle w:val="Title"/>
        <w:spacing w:line="360" w:lineRule="auto"/>
        <w:rPr>
          <w:rFonts w:ascii="Cambria" w:hAnsi="Cambria" w:cs="Times New Roman"/>
          <w:sz w:val="20"/>
          <w:szCs w:val="20"/>
        </w:rPr>
      </w:pPr>
    </w:p>
    <w:p w14:paraId="2A59001F" w14:textId="77777777" w:rsidR="003F664A" w:rsidRDefault="003F664A" w:rsidP="003F664A">
      <w:pPr>
        <w:pStyle w:val="Title"/>
        <w:spacing w:line="360" w:lineRule="auto"/>
        <w:rPr>
          <w:rFonts w:ascii="Cambria" w:hAnsi="Cambria" w:cs="Times New Roman"/>
          <w:sz w:val="20"/>
          <w:szCs w:val="20"/>
        </w:rPr>
      </w:pPr>
    </w:p>
    <w:p w14:paraId="33667C8E" w14:textId="77777777" w:rsidR="003F664A" w:rsidRDefault="003F664A" w:rsidP="003F664A">
      <w:pPr>
        <w:pStyle w:val="Title"/>
        <w:spacing w:line="360" w:lineRule="auto"/>
        <w:rPr>
          <w:rFonts w:ascii="Cambria" w:hAnsi="Cambria" w:cs="Times New Roman"/>
          <w:sz w:val="20"/>
          <w:szCs w:val="20"/>
        </w:rPr>
      </w:pPr>
    </w:p>
    <w:p w14:paraId="7DC51E83" w14:textId="77777777" w:rsidR="003F664A" w:rsidRPr="00487ADB" w:rsidRDefault="003F664A" w:rsidP="003F664A">
      <w:pPr>
        <w:pStyle w:val="Title"/>
        <w:spacing w:line="360" w:lineRule="auto"/>
        <w:rPr>
          <w:rFonts w:ascii="Cambria" w:hAnsi="Cambria" w:cs="Times New Roman"/>
          <w:sz w:val="20"/>
          <w:szCs w:val="20"/>
        </w:rPr>
      </w:pPr>
      <w:r w:rsidRPr="00487ADB">
        <w:rPr>
          <w:rFonts w:ascii="Cambria" w:hAnsi="Cambria" w:cs="Times New Roman"/>
          <w:sz w:val="20"/>
          <w:szCs w:val="20"/>
        </w:rPr>
        <w:t>As of Infinity Data Technologies Pvt. Ltd. ("the Company</w:t>
      </w:r>
      <w:proofErr w:type="gramStart"/>
      <w:r w:rsidRPr="00487ADB">
        <w:rPr>
          <w:rFonts w:ascii="Cambria" w:hAnsi="Cambria" w:cs="Times New Roman"/>
          <w:sz w:val="20"/>
          <w:szCs w:val="20"/>
        </w:rPr>
        <w:t xml:space="preserve">")   </w:t>
      </w:r>
      <w:proofErr w:type="gramEnd"/>
      <w:r w:rsidRPr="00487ADB">
        <w:rPr>
          <w:rFonts w:ascii="Cambria" w:hAnsi="Cambria" w:cs="Times New Roman"/>
          <w:sz w:val="20"/>
          <w:szCs w:val="20"/>
        </w:rPr>
        <w:t xml:space="preserve">                Signature &amp; Date</w:t>
      </w:r>
    </w:p>
    <w:p w14:paraId="0E307A02" w14:textId="77777777" w:rsidR="003F664A" w:rsidRPr="00487ADB" w:rsidRDefault="003F664A" w:rsidP="003F664A">
      <w:pPr>
        <w:pStyle w:val="Title"/>
        <w:spacing w:line="360" w:lineRule="auto"/>
        <w:rPr>
          <w:rFonts w:ascii="Cambria" w:hAnsi="Cambria" w:cs="Times New Roman"/>
          <w:sz w:val="20"/>
          <w:szCs w:val="20"/>
        </w:rPr>
      </w:pPr>
      <w:r w:rsidRPr="00487ADB">
        <w:rPr>
          <w:rFonts w:ascii="Cambria" w:hAnsi="Cambria" w:cs="Times New Roman"/>
          <w:sz w:val="20"/>
          <w:szCs w:val="20"/>
        </w:rPr>
        <w:t xml:space="preserve">Through authorized representative     </w:t>
      </w:r>
    </w:p>
    <w:p w14:paraId="74C56049" w14:textId="77777777" w:rsidR="003F664A" w:rsidRPr="00487ADB" w:rsidRDefault="003F664A" w:rsidP="003F664A">
      <w:pPr>
        <w:pStyle w:val="Title"/>
        <w:spacing w:line="360" w:lineRule="auto"/>
        <w:rPr>
          <w:rFonts w:ascii="Cambria" w:hAnsi="Cambria" w:cs="Times New Roman"/>
          <w:sz w:val="20"/>
          <w:szCs w:val="20"/>
        </w:rPr>
      </w:pPr>
    </w:p>
    <w:p w14:paraId="530BCE40" w14:textId="77777777" w:rsidR="003F664A" w:rsidRPr="00487ADB" w:rsidRDefault="003F664A" w:rsidP="003F664A">
      <w:pPr>
        <w:pStyle w:val="Title"/>
        <w:spacing w:line="360" w:lineRule="auto"/>
        <w:rPr>
          <w:rFonts w:ascii="Cambria" w:hAnsi="Cambria" w:cs="Times New Roman"/>
          <w:sz w:val="20"/>
          <w:szCs w:val="20"/>
        </w:rPr>
      </w:pPr>
    </w:p>
    <w:p w14:paraId="06F43F4D" w14:textId="77777777" w:rsidR="003F664A" w:rsidRPr="00487ADB" w:rsidRDefault="003F664A" w:rsidP="003F664A">
      <w:pPr>
        <w:pStyle w:val="Title"/>
        <w:spacing w:line="360" w:lineRule="auto"/>
        <w:rPr>
          <w:rFonts w:ascii="Cambria" w:hAnsi="Cambria" w:cs="Times New Roman"/>
          <w:sz w:val="20"/>
          <w:szCs w:val="20"/>
        </w:rPr>
      </w:pPr>
      <w:r>
        <w:rPr>
          <w:rFonts w:ascii="Cambria" w:hAnsi="Cambria" w:cs="Times New Roman"/>
          <w:sz w:val="20"/>
          <w:szCs w:val="20"/>
        </w:rPr>
        <w:t xml:space="preserve">Sagar </w:t>
      </w:r>
      <w:proofErr w:type="spellStart"/>
      <w:r>
        <w:rPr>
          <w:rFonts w:ascii="Cambria" w:hAnsi="Cambria" w:cs="Times New Roman"/>
          <w:sz w:val="20"/>
          <w:szCs w:val="20"/>
        </w:rPr>
        <w:t>K</w:t>
      </w:r>
      <w:r w:rsidRPr="00487ADB">
        <w:rPr>
          <w:rFonts w:ascii="Cambria" w:hAnsi="Cambria" w:cs="Times New Roman"/>
          <w:sz w:val="20"/>
          <w:szCs w:val="20"/>
        </w:rPr>
        <w:t>enkar</w:t>
      </w:r>
      <w:proofErr w:type="spellEnd"/>
    </w:p>
    <w:p w14:paraId="632D1C7A" w14:textId="77777777" w:rsidR="003F664A" w:rsidRDefault="003F664A" w:rsidP="003F664A">
      <w:pPr>
        <w:pStyle w:val="Title"/>
        <w:spacing w:line="360" w:lineRule="auto"/>
        <w:rPr>
          <w:rFonts w:ascii="Cambria" w:hAnsi="Cambria" w:cs="Times New Roman"/>
          <w:sz w:val="20"/>
          <w:szCs w:val="20"/>
        </w:rPr>
      </w:pPr>
      <w:r w:rsidRPr="00487ADB">
        <w:rPr>
          <w:rFonts w:ascii="Cambria" w:hAnsi="Cambria" w:cs="Times New Roman"/>
          <w:sz w:val="20"/>
          <w:szCs w:val="20"/>
        </w:rPr>
        <w:t xml:space="preserve">Manager-Human Resource        </w:t>
      </w:r>
    </w:p>
    <w:p w14:paraId="54AA544D" w14:textId="77777777" w:rsidR="003F664A" w:rsidRPr="00330F33" w:rsidRDefault="003F664A" w:rsidP="003F664A">
      <w:pPr>
        <w:rPr>
          <w:rFonts w:ascii="Cambria" w:hAnsi="Cambria"/>
          <w:b/>
          <w:bCs/>
          <w:sz w:val="20"/>
          <w:szCs w:val="20"/>
        </w:rPr>
      </w:pPr>
    </w:p>
    <w:p w14:paraId="03A97EF1" w14:textId="77777777" w:rsidR="006A7A1B" w:rsidRDefault="006A7A1B"/>
    <w:sectPr w:rsidR="006A7A1B" w:rsidSect="003F664A">
      <w:footerReference w:type="even" r:id="rId9"/>
      <w:footerReference w:type="default" r:id="rId10"/>
      <w:pgSz w:w="11907" w:h="16839" w:code="9"/>
      <w:pgMar w:top="1440" w:right="1440" w:bottom="1440" w:left="1440" w:header="720" w:footer="465"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PLA" w:date="2024-11-21T12:16:00Z" w:initials="PLA">
    <w:p w14:paraId="0A119B1C" w14:textId="77777777" w:rsidR="003F664A" w:rsidRDefault="003F664A" w:rsidP="003F664A">
      <w:pPr>
        <w:pStyle w:val="CommentText"/>
      </w:pPr>
      <w:r>
        <w:rPr>
          <w:rStyle w:val="CommentReference"/>
          <w:rFonts w:eastAsiaTheme="majorEastAsia"/>
        </w:rPr>
        <w:annotationRef/>
      </w:r>
      <w:r w:rsidRPr="0029638E">
        <w:rPr>
          <w:b/>
          <w:u w:val="single"/>
        </w:rPr>
        <w:t>To Client:</w:t>
      </w:r>
      <w:r>
        <w:t xml:space="preserve"> Please confirm the scope of both the things is different or same. </w:t>
      </w:r>
    </w:p>
  </w:comment>
  <w:comment w:id="223" w:author="PLA" w:date="2023-01-05T10:32:00Z" w:initials="PLA">
    <w:p w14:paraId="60783A91" w14:textId="77777777" w:rsidR="003F664A" w:rsidRDefault="003F664A" w:rsidP="003F664A">
      <w:pPr>
        <w:pStyle w:val="CommentText"/>
      </w:pPr>
      <w:r>
        <w:rPr>
          <w:rStyle w:val="CommentReference"/>
          <w:rFonts w:eastAsiaTheme="majorEastAsia"/>
        </w:rPr>
        <w:annotationRef/>
      </w:r>
      <w:r w:rsidRPr="009528BE">
        <w:rPr>
          <w:b/>
        </w:rPr>
        <w:t>For Infinity:</w:t>
      </w:r>
      <w:r>
        <w:t xml:space="preserve"> Kindly update the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119B1C" w15:done="0"/>
  <w15:commentEx w15:paraId="60783A9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119B1C" w16cid:durableId="2BCDEE2B"/>
  <w16cid:commentId w16cid:paraId="60783A91" w16cid:durableId="70FF77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SemiLight SemiConde">
    <w:altName w:val="Segoe UI"/>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Light">
    <w:altName w:val="Segoe UI"/>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ABC2" w14:textId="77777777" w:rsidR="003F664A" w:rsidRDefault="003F664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60A91E92" w14:textId="77777777" w:rsidR="003F664A" w:rsidRDefault="003F66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8A5F" w14:textId="77777777" w:rsidR="003F664A" w:rsidRPr="008253C6" w:rsidRDefault="003F664A" w:rsidP="00057327">
    <w:pPr>
      <w:pStyle w:val="Header"/>
      <w:tabs>
        <w:tab w:val="clear" w:pos="4320"/>
        <w:tab w:val="left" w:pos="6450"/>
      </w:tabs>
      <w:rPr>
        <w:rStyle w:val="PageNumber"/>
        <w:rFonts w:ascii="Cambria" w:eastAsiaTheme="majorEastAsia" w:hAnsi="Cambria"/>
        <w:sz w:val="18"/>
        <w:szCs w:val="18"/>
      </w:rPr>
    </w:pPr>
    <w:r w:rsidRPr="00F74D21">
      <w:rPr>
        <w:rStyle w:val="PageNumber"/>
        <w:rFonts w:eastAsiaTheme="majorEastAsia"/>
        <w:sz w:val="18"/>
        <w:szCs w:val="18"/>
      </w:rPr>
      <w:t xml:space="preserve">Employee Agreement </w:t>
    </w:r>
    <w:r>
      <w:rPr>
        <w:rStyle w:val="PageNumber"/>
        <w:rFonts w:eastAsiaTheme="majorEastAsia"/>
        <w:sz w:val="18"/>
        <w:szCs w:val="18"/>
      </w:rPr>
      <w:t>4</w:t>
    </w:r>
    <w:r>
      <w:rPr>
        <w:rFonts w:ascii="Cambria" w:hAnsi="Cambria"/>
        <w:sz w:val="18"/>
        <w:szCs w:val="18"/>
      </w:rPr>
      <w:t xml:space="preserve">                              Version Date: May 24, 2025</w:t>
    </w:r>
    <w:r>
      <w:rPr>
        <w:rFonts w:ascii="Cambria" w:hAnsi="Cambria"/>
        <w:sz w:val="18"/>
        <w:szCs w:val="18"/>
      </w:rPr>
      <w:tab/>
      <w:t xml:space="preserve">                              </w:t>
    </w:r>
    <w:r w:rsidRPr="00F74D21">
      <w:rPr>
        <w:rStyle w:val="PageNumber"/>
        <w:rFonts w:ascii="Calibri" w:eastAsiaTheme="majorEastAsia" w:hAnsi="Calibri"/>
        <w:sz w:val="18"/>
        <w:szCs w:val="18"/>
      </w:rPr>
      <w:t xml:space="preserve">Page </w:t>
    </w:r>
    <w:r w:rsidRPr="00F74D21">
      <w:rPr>
        <w:rStyle w:val="PageNumber"/>
        <w:rFonts w:ascii="Calibri" w:eastAsiaTheme="majorEastAsia" w:hAnsi="Calibri"/>
        <w:sz w:val="18"/>
        <w:szCs w:val="18"/>
      </w:rPr>
      <w:fldChar w:fldCharType="begin"/>
    </w:r>
    <w:r w:rsidRPr="00F74D21">
      <w:rPr>
        <w:rStyle w:val="PageNumber"/>
        <w:rFonts w:ascii="Calibri" w:eastAsiaTheme="majorEastAsia" w:hAnsi="Calibri"/>
        <w:sz w:val="18"/>
        <w:szCs w:val="18"/>
      </w:rPr>
      <w:instrText xml:space="preserve"> PAGE </w:instrText>
    </w:r>
    <w:r w:rsidRPr="00F74D21">
      <w:rPr>
        <w:rStyle w:val="PageNumber"/>
        <w:rFonts w:ascii="Calibri" w:eastAsiaTheme="majorEastAsia" w:hAnsi="Calibri"/>
        <w:sz w:val="18"/>
        <w:szCs w:val="18"/>
      </w:rPr>
      <w:fldChar w:fldCharType="separate"/>
    </w:r>
    <w:r>
      <w:rPr>
        <w:rStyle w:val="PageNumber"/>
        <w:rFonts w:ascii="Calibri" w:eastAsiaTheme="majorEastAsia" w:hAnsi="Calibri"/>
        <w:noProof/>
        <w:sz w:val="18"/>
        <w:szCs w:val="18"/>
      </w:rPr>
      <w:t>16</w:t>
    </w:r>
    <w:r w:rsidRPr="00F74D21">
      <w:rPr>
        <w:rStyle w:val="PageNumber"/>
        <w:rFonts w:ascii="Calibri" w:eastAsiaTheme="majorEastAsia" w:hAnsi="Calibri"/>
        <w:sz w:val="18"/>
        <w:szCs w:val="18"/>
      </w:rPr>
      <w:fldChar w:fldCharType="end"/>
    </w:r>
    <w:r w:rsidRPr="00F74D21">
      <w:rPr>
        <w:rStyle w:val="PageNumber"/>
        <w:rFonts w:ascii="Calibri" w:eastAsiaTheme="majorEastAsia" w:hAnsi="Calibri"/>
        <w:sz w:val="18"/>
        <w:szCs w:val="18"/>
      </w:rPr>
      <w:t xml:space="preserve"> of </w:t>
    </w:r>
    <w:r w:rsidRPr="00F74D21">
      <w:rPr>
        <w:rStyle w:val="PageNumber"/>
        <w:rFonts w:ascii="Calibri" w:eastAsiaTheme="majorEastAsia" w:hAnsi="Calibri"/>
        <w:sz w:val="18"/>
        <w:szCs w:val="18"/>
      </w:rPr>
      <w:fldChar w:fldCharType="begin"/>
    </w:r>
    <w:r w:rsidRPr="00F74D21">
      <w:rPr>
        <w:rStyle w:val="PageNumber"/>
        <w:rFonts w:ascii="Calibri" w:eastAsiaTheme="majorEastAsia" w:hAnsi="Calibri"/>
        <w:sz w:val="18"/>
        <w:szCs w:val="18"/>
      </w:rPr>
      <w:instrText xml:space="preserve"> NUMPAGES </w:instrText>
    </w:r>
    <w:r w:rsidRPr="00F74D21">
      <w:rPr>
        <w:rStyle w:val="PageNumber"/>
        <w:rFonts w:ascii="Calibri" w:eastAsiaTheme="majorEastAsia" w:hAnsi="Calibri"/>
        <w:sz w:val="18"/>
        <w:szCs w:val="18"/>
      </w:rPr>
      <w:fldChar w:fldCharType="separate"/>
    </w:r>
    <w:r>
      <w:rPr>
        <w:rStyle w:val="PageNumber"/>
        <w:rFonts w:ascii="Calibri" w:eastAsiaTheme="majorEastAsia" w:hAnsi="Calibri"/>
        <w:noProof/>
        <w:sz w:val="18"/>
        <w:szCs w:val="18"/>
      </w:rPr>
      <w:t>28</w:t>
    </w:r>
    <w:r w:rsidRPr="00F74D21">
      <w:rPr>
        <w:rStyle w:val="PageNumber"/>
        <w:rFonts w:ascii="Calibri" w:eastAsiaTheme="majorEastAsia" w:hAnsi="Calibri"/>
        <w:sz w:val="18"/>
        <w:szCs w:val="18"/>
      </w:rPr>
      <w:fldChar w:fldCharType="end"/>
    </w:r>
  </w:p>
  <w:p w14:paraId="39B1404B" w14:textId="77777777" w:rsidR="003F664A" w:rsidRDefault="003F664A" w:rsidP="00057327">
    <w:pPr>
      <w:pStyle w:val="Header"/>
      <w:tabs>
        <w:tab w:val="clear" w:pos="4320"/>
        <w:tab w:val="left" w:pos="6450"/>
      </w:tabs>
      <w:rPr>
        <w:rStyle w:val="PageNumber"/>
        <w:rFonts w:ascii="Calibri" w:eastAsiaTheme="majorEastAsia" w:hAnsi="Calibri"/>
        <w:sz w:val="18"/>
        <w:szCs w:val="18"/>
      </w:rPr>
    </w:pPr>
  </w:p>
  <w:p w14:paraId="5FFC58A8" w14:textId="77777777" w:rsidR="003F664A" w:rsidRPr="00F74D21" w:rsidRDefault="003F664A" w:rsidP="00057327">
    <w:pPr>
      <w:pStyle w:val="Header"/>
      <w:tabs>
        <w:tab w:val="clear" w:pos="4320"/>
        <w:tab w:val="left" w:pos="6450"/>
      </w:tabs>
      <w:rPr>
        <w:rStyle w:val="PageNumber"/>
        <w:rFonts w:ascii="Calibri" w:eastAsiaTheme="majorEastAsia" w:hAnsi="Calibri"/>
        <w:sz w:val="18"/>
        <w:szCs w:val="18"/>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53912"/>
    <w:multiLevelType w:val="hybridMultilevel"/>
    <w:tmpl w:val="38D248E2"/>
    <w:lvl w:ilvl="0" w:tplc="40090017">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CF77187"/>
    <w:multiLevelType w:val="hybridMultilevel"/>
    <w:tmpl w:val="3C3C346E"/>
    <w:lvl w:ilvl="0" w:tplc="40090017">
      <w:start w:val="1"/>
      <w:numFmt w:val="lowerLetter"/>
      <w:lvlText w:val="%1)"/>
      <w:lvlJc w:val="left"/>
      <w:pPr>
        <w:ind w:left="731" w:hanging="360"/>
      </w:pPr>
    </w:lvl>
    <w:lvl w:ilvl="1" w:tplc="40090019" w:tentative="1">
      <w:start w:val="1"/>
      <w:numFmt w:val="lowerLetter"/>
      <w:lvlText w:val="%2."/>
      <w:lvlJc w:val="left"/>
      <w:pPr>
        <w:ind w:left="1451" w:hanging="360"/>
      </w:pPr>
    </w:lvl>
    <w:lvl w:ilvl="2" w:tplc="4009001B" w:tentative="1">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2" w15:restartNumberingAfterBreak="0">
    <w:nsid w:val="384A1DC8"/>
    <w:multiLevelType w:val="hybridMultilevel"/>
    <w:tmpl w:val="74C40F4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2FF6F11"/>
    <w:multiLevelType w:val="multilevel"/>
    <w:tmpl w:val="C7E64C18"/>
    <w:lvl w:ilvl="0">
      <w:start w:val="9"/>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74551EFE"/>
    <w:multiLevelType w:val="hybridMultilevel"/>
    <w:tmpl w:val="2F1462E2"/>
    <w:lvl w:ilvl="0" w:tplc="2D2687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7635D5"/>
    <w:multiLevelType w:val="hybridMultilevel"/>
    <w:tmpl w:val="C38E936C"/>
    <w:lvl w:ilvl="0" w:tplc="3A149800">
      <w:start w:val="1"/>
      <w:numFmt w:val="lowerRoman"/>
      <w:lvlText w:val="(%1)"/>
      <w:lvlJc w:val="left"/>
      <w:pPr>
        <w:tabs>
          <w:tab w:val="num" w:pos="3930"/>
        </w:tabs>
        <w:ind w:left="3930" w:hanging="720"/>
      </w:pPr>
      <w:rPr>
        <w:rFonts w:hint="default"/>
      </w:rPr>
    </w:lvl>
    <w:lvl w:ilvl="1" w:tplc="04090019" w:tentative="1">
      <w:start w:val="1"/>
      <w:numFmt w:val="lowerLetter"/>
      <w:lvlText w:val="%2."/>
      <w:lvlJc w:val="left"/>
      <w:pPr>
        <w:tabs>
          <w:tab w:val="num" w:pos="4290"/>
        </w:tabs>
        <w:ind w:left="4290" w:hanging="360"/>
      </w:pPr>
    </w:lvl>
    <w:lvl w:ilvl="2" w:tplc="0409001B" w:tentative="1">
      <w:start w:val="1"/>
      <w:numFmt w:val="lowerRoman"/>
      <w:lvlText w:val="%3."/>
      <w:lvlJc w:val="right"/>
      <w:pPr>
        <w:tabs>
          <w:tab w:val="num" w:pos="5010"/>
        </w:tabs>
        <w:ind w:left="5010" w:hanging="180"/>
      </w:pPr>
    </w:lvl>
    <w:lvl w:ilvl="3" w:tplc="0409000F" w:tentative="1">
      <w:start w:val="1"/>
      <w:numFmt w:val="decimal"/>
      <w:lvlText w:val="%4."/>
      <w:lvlJc w:val="left"/>
      <w:pPr>
        <w:tabs>
          <w:tab w:val="num" w:pos="5730"/>
        </w:tabs>
        <w:ind w:left="5730" w:hanging="360"/>
      </w:pPr>
    </w:lvl>
    <w:lvl w:ilvl="4" w:tplc="04090019" w:tentative="1">
      <w:start w:val="1"/>
      <w:numFmt w:val="lowerLetter"/>
      <w:lvlText w:val="%5."/>
      <w:lvlJc w:val="left"/>
      <w:pPr>
        <w:tabs>
          <w:tab w:val="num" w:pos="6450"/>
        </w:tabs>
        <w:ind w:left="6450" w:hanging="360"/>
      </w:pPr>
    </w:lvl>
    <w:lvl w:ilvl="5" w:tplc="0409001B" w:tentative="1">
      <w:start w:val="1"/>
      <w:numFmt w:val="lowerRoman"/>
      <w:lvlText w:val="%6."/>
      <w:lvlJc w:val="right"/>
      <w:pPr>
        <w:tabs>
          <w:tab w:val="num" w:pos="7170"/>
        </w:tabs>
        <w:ind w:left="7170" w:hanging="180"/>
      </w:pPr>
    </w:lvl>
    <w:lvl w:ilvl="6" w:tplc="0409000F" w:tentative="1">
      <w:start w:val="1"/>
      <w:numFmt w:val="decimal"/>
      <w:lvlText w:val="%7."/>
      <w:lvlJc w:val="left"/>
      <w:pPr>
        <w:tabs>
          <w:tab w:val="num" w:pos="7890"/>
        </w:tabs>
        <w:ind w:left="7890" w:hanging="360"/>
      </w:pPr>
    </w:lvl>
    <w:lvl w:ilvl="7" w:tplc="04090019" w:tentative="1">
      <w:start w:val="1"/>
      <w:numFmt w:val="lowerLetter"/>
      <w:lvlText w:val="%8."/>
      <w:lvlJc w:val="left"/>
      <w:pPr>
        <w:tabs>
          <w:tab w:val="num" w:pos="8610"/>
        </w:tabs>
        <w:ind w:left="8610" w:hanging="360"/>
      </w:pPr>
    </w:lvl>
    <w:lvl w:ilvl="8" w:tplc="0409001B" w:tentative="1">
      <w:start w:val="1"/>
      <w:numFmt w:val="lowerRoman"/>
      <w:lvlText w:val="%9."/>
      <w:lvlJc w:val="right"/>
      <w:pPr>
        <w:tabs>
          <w:tab w:val="num" w:pos="9330"/>
        </w:tabs>
        <w:ind w:left="9330" w:hanging="180"/>
      </w:pPr>
    </w:lvl>
  </w:abstractNum>
  <w:num w:numId="1" w16cid:durableId="1142848400">
    <w:abstractNumId w:val="0"/>
  </w:num>
  <w:num w:numId="2" w16cid:durableId="502624897">
    <w:abstractNumId w:val="3"/>
  </w:num>
  <w:num w:numId="3" w16cid:durableId="20714579">
    <w:abstractNumId w:val="5"/>
  </w:num>
  <w:num w:numId="4" w16cid:durableId="1829982312">
    <w:abstractNumId w:val="1"/>
  </w:num>
  <w:num w:numId="5" w16cid:durableId="833255538">
    <w:abstractNumId w:val="2"/>
  </w:num>
  <w:num w:numId="6" w16cid:durableId="109347668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lkanth Nikam">
    <w15:presenceInfo w15:providerId="AD" w15:userId="S-1-5-21-2616265894-603217847-191491103-1140"/>
  </w15:person>
  <w15:person w15:author="PLA">
    <w15:presenceInfo w15:providerId="None" w15:userId="PLA"/>
  </w15:person>
  <w15:person w15:author="Akshay Mane">
    <w15:presenceInfo w15:providerId="AD" w15:userId="S-1-5-21-2526861925-2897126458-2346927626-12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64A"/>
    <w:rsid w:val="000016D5"/>
    <w:rsid w:val="00025DCC"/>
    <w:rsid w:val="00064A81"/>
    <w:rsid w:val="00105AE5"/>
    <w:rsid w:val="002670F7"/>
    <w:rsid w:val="002F450B"/>
    <w:rsid w:val="003F664A"/>
    <w:rsid w:val="00681844"/>
    <w:rsid w:val="006A7A1B"/>
    <w:rsid w:val="008C0711"/>
    <w:rsid w:val="008D5A05"/>
    <w:rsid w:val="00942F78"/>
    <w:rsid w:val="00950197"/>
    <w:rsid w:val="009D6475"/>
    <w:rsid w:val="00A571C5"/>
    <w:rsid w:val="00AA793A"/>
    <w:rsid w:val="00B21463"/>
    <w:rsid w:val="00B77347"/>
    <w:rsid w:val="00C46F72"/>
    <w:rsid w:val="00D80829"/>
    <w:rsid w:val="00D8146B"/>
    <w:rsid w:val="00ED0ED2"/>
    <w:rsid w:val="00F14760"/>
    <w:rsid w:val="00FE0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DE9F7"/>
  <w15:chartTrackingRefBased/>
  <w15:docId w15:val="{47A28194-52B9-44C4-8F7D-32B31AECE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64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F66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6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3F66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6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6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6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6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6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6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6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6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3F66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6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6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64A"/>
    <w:rPr>
      <w:rFonts w:eastAsiaTheme="majorEastAsia" w:cstheme="majorBidi"/>
      <w:color w:val="272727" w:themeColor="text1" w:themeTint="D8"/>
    </w:rPr>
  </w:style>
  <w:style w:type="paragraph" w:styleId="Title">
    <w:name w:val="Title"/>
    <w:basedOn w:val="Normal"/>
    <w:next w:val="Normal"/>
    <w:link w:val="TitleChar"/>
    <w:uiPriority w:val="1"/>
    <w:qFormat/>
    <w:rsid w:val="003F66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3F6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64A"/>
    <w:pPr>
      <w:spacing w:before="160"/>
      <w:jc w:val="center"/>
    </w:pPr>
    <w:rPr>
      <w:i/>
      <w:iCs/>
      <w:color w:val="404040" w:themeColor="text1" w:themeTint="BF"/>
    </w:rPr>
  </w:style>
  <w:style w:type="character" w:customStyle="1" w:styleId="QuoteChar">
    <w:name w:val="Quote Char"/>
    <w:basedOn w:val="DefaultParagraphFont"/>
    <w:link w:val="Quote"/>
    <w:uiPriority w:val="29"/>
    <w:rsid w:val="003F664A"/>
    <w:rPr>
      <w:i/>
      <w:iCs/>
      <w:color w:val="404040" w:themeColor="text1" w:themeTint="BF"/>
    </w:rPr>
  </w:style>
  <w:style w:type="paragraph" w:styleId="ListParagraph">
    <w:name w:val="List Paragraph"/>
    <w:aliases w:val="bullet"/>
    <w:basedOn w:val="Normal"/>
    <w:link w:val="ListParagraphChar"/>
    <w:uiPriority w:val="34"/>
    <w:qFormat/>
    <w:rsid w:val="003F664A"/>
    <w:pPr>
      <w:ind w:left="720"/>
      <w:contextualSpacing/>
    </w:pPr>
  </w:style>
  <w:style w:type="character" w:styleId="IntenseEmphasis">
    <w:name w:val="Intense Emphasis"/>
    <w:basedOn w:val="DefaultParagraphFont"/>
    <w:uiPriority w:val="21"/>
    <w:qFormat/>
    <w:rsid w:val="003F664A"/>
    <w:rPr>
      <w:i/>
      <w:iCs/>
      <w:color w:val="2F5496" w:themeColor="accent1" w:themeShade="BF"/>
    </w:rPr>
  </w:style>
  <w:style w:type="paragraph" w:styleId="IntenseQuote">
    <w:name w:val="Intense Quote"/>
    <w:basedOn w:val="Normal"/>
    <w:next w:val="Normal"/>
    <w:link w:val="IntenseQuoteChar"/>
    <w:uiPriority w:val="30"/>
    <w:qFormat/>
    <w:rsid w:val="003F6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64A"/>
    <w:rPr>
      <w:i/>
      <w:iCs/>
      <w:color w:val="2F5496" w:themeColor="accent1" w:themeShade="BF"/>
    </w:rPr>
  </w:style>
  <w:style w:type="character" w:styleId="IntenseReference">
    <w:name w:val="Intense Reference"/>
    <w:basedOn w:val="DefaultParagraphFont"/>
    <w:uiPriority w:val="32"/>
    <w:qFormat/>
    <w:rsid w:val="003F664A"/>
    <w:rPr>
      <w:b/>
      <w:bCs/>
      <w:smallCaps/>
      <w:color w:val="2F5496" w:themeColor="accent1" w:themeShade="BF"/>
      <w:spacing w:val="5"/>
    </w:rPr>
  </w:style>
  <w:style w:type="paragraph" w:styleId="Footer">
    <w:name w:val="footer"/>
    <w:basedOn w:val="Normal"/>
    <w:link w:val="FooterChar"/>
    <w:uiPriority w:val="99"/>
    <w:rsid w:val="003F664A"/>
    <w:pPr>
      <w:tabs>
        <w:tab w:val="center" w:pos="4320"/>
        <w:tab w:val="right" w:pos="8640"/>
      </w:tabs>
    </w:pPr>
  </w:style>
  <w:style w:type="character" w:customStyle="1" w:styleId="FooterChar">
    <w:name w:val="Footer Char"/>
    <w:basedOn w:val="DefaultParagraphFont"/>
    <w:link w:val="Footer"/>
    <w:uiPriority w:val="99"/>
    <w:rsid w:val="003F664A"/>
    <w:rPr>
      <w:rFonts w:ascii="Times New Roman" w:eastAsia="Times New Roman" w:hAnsi="Times New Roman" w:cs="Times New Roman"/>
      <w:kern w:val="0"/>
      <w14:ligatures w14:val="none"/>
    </w:rPr>
  </w:style>
  <w:style w:type="character" w:styleId="PageNumber">
    <w:name w:val="page number"/>
    <w:basedOn w:val="DefaultParagraphFont"/>
    <w:rsid w:val="003F664A"/>
  </w:style>
  <w:style w:type="paragraph" w:styleId="Header">
    <w:name w:val="header"/>
    <w:basedOn w:val="Normal"/>
    <w:link w:val="HeaderChar"/>
    <w:uiPriority w:val="99"/>
    <w:rsid w:val="003F664A"/>
    <w:pPr>
      <w:tabs>
        <w:tab w:val="center" w:pos="4320"/>
        <w:tab w:val="right" w:pos="8640"/>
      </w:tabs>
    </w:pPr>
  </w:style>
  <w:style w:type="character" w:customStyle="1" w:styleId="HeaderChar">
    <w:name w:val="Header Char"/>
    <w:basedOn w:val="DefaultParagraphFont"/>
    <w:link w:val="Header"/>
    <w:uiPriority w:val="99"/>
    <w:rsid w:val="003F664A"/>
    <w:rPr>
      <w:rFonts w:ascii="Times New Roman" w:eastAsia="Times New Roman" w:hAnsi="Times New Roman" w:cs="Times New Roman"/>
      <w:kern w:val="0"/>
      <w14:ligatures w14:val="none"/>
    </w:rPr>
  </w:style>
  <w:style w:type="paragraph" w:styleId="BodyTextIndent">
    <w:name w:val="Body Text Indent"/>
    <w:basedOn w:val="Normal"/>
    <w:link w:val="BodyTextIndentChar"/>
    <w:rsid w:val="003F664A"/>
    <w:pPr>
      <w:suppressAutoHyphens/>
      <w:autoSpaceDN w:val="0"/>
      <w:spacing w:after="120"/>
      <w:ind w:left="360"/>
      <w:textAlignment w:val="baseline"/>
    </w:pPr>
  </w:style>
  <w:style w:type="character" w:customStyle="1" w:styleId="BodyTextIndentChar">
    <w:name w:val="Body Text Indent Char"/>
    <w:basedOn w:val="DefaultParagraphFont"/>
    <w:link w:val="BodyTextIndent"/>
    <w:rsid w:val="003F664A"/>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rsid w:val="003F664A"/>
    <w:rPr>
      <w:rFonts w:ascii="Tahoma" w:hAnsi="Tahoma"/>
      <w:sz w:val="16"/>
      <w:szCs w:val="16"/>
    </w:rPr>
  </w:style>
  <w:style w:type="character" w:customStyle="1" w:styleId="BalloonTextChar">
    <w:name w:val="Balloon Text Char"/>
    <w:basedOn w:val="DefaultParagraphFont"/>
    <w:link w:val="BalloonText"/>
    <w:uiPriority w:val="99"/>
    <w:rsid w:val="003F664A"/>
    <w:rPr>
      <w:rFonts w:ascii="Tahoma" w:eastAsia="Times New Roman" w:hAnsi="Tahoma" w:cs="Times New Roman"/>
      <w:kern w:val="0"/>
      <w:sz w:val="16"/>
      <w:szCs w:val="16"/>
      <w14:ligatures w14:val="none"/>
    </w:rPr>
  </w:style>
  <w:style w:type="paragraph" w:customStyle="1" w:styleId="Default">
    <w:name w:val="Default"/>
    <w:rsid w:val="003F664A"/>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BlockText">
    <w:name w:val="Block Text"/>
    <w:basedOn w:val="Normal"/>
    <w:rsid w:val="003F664A"/>
    <w:pPr>
      <w:ind w:left="720" w:right="-331" w:hanging="720"/>
      <w:jc w:val="both"/>
    </w:pPr>
    <w:rPr>
      <w:sz w:val="22"/>
    </w:rPr>
  </w:style>
  <w:style w:type="character" w:styleId="CommentReference">
    <w:name w:val="annotation reference"/>
    <w:uiPriority w:val="99"/>
    <w:rsid w:val="003F664A"/>
    <w:rPr>
      <w:sz w:val="16"/>
      <w:szCs w:val="16"/>
    </w:rPr>
  </w:style>
  <w:style w:type="paragraph" w:styleId="CommentText">
    <w:name w:val="annotation text"/>
    <w:basedOn w:val="Normal"/>
    <w:link w:val="CommentTextChar"/>
    <w:uiPriority w:val="99"/>
    <w:rsid w:val="003F664A"/>
    <w:rPr>
      <w:sz w:val="20"/>
      <w:szCs w:val="20"/>
    </w:rPr>
  </w:style>
  <w:style w:type="character" w:customStyle="1" w:styleId="CommentTextChar">
    <w:name w:val="Comment Text Char"/>
    <w:basedOn w:val="DefaultParagraphFont"/>
    <w:link w:val="CommentText"/>
    <w:uiPriority w:val="99"/>
    <w:rsid w:val="003F664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rsid w:val="003F664A"/>
    <w:rPr>
      <w:b/>
      <w:bCs/>
    </w:rPr>
  </w:style>
  <w:style w:type="character" w:customStyle="1" w:styleId="CommentSubjectChar">
    <w:name w:val="Comment Subject Char"/>
    <w:basedOn w:val="CommentTextChar"/>
    <w:link w:val="CommentSubject"/>
    <w:uiPriority w:val="99"/>
    <w:rsid w:val="003F664A"/>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3F664A"/>
    <w:pPr>
      <w:spacing w:after="0" w:line="240" w:lineRule="auto"/>
    </w:pPr>
    <w:rPr>
      <w:rFonts w:ascii="Times New Roman" w:eastAsia="Times New Roman" w:hAnsi="Times New Roman" w:cs="Times New Roman"/>
      <w:kern w:val="0"/>
      <w14:ligatures w14:val="none"/>
    </w:rPr>
  </w:style>
  <w:style w:type="paragraph" w:styleId="BodyText2">
    <w:name w:val="Body Text 2"/>
    <w:basedOn w:val="Normal"/>
    <w:link w:val="BodyText2Char"/>
    <w:unhideWhenUsed/>
    <w:rsid w:val="003F664A"/>
    <w:pPr>
      <w:spacing w:after="120" w:line="480" w:lineRule="auto"/>
    </w:pPr>
  </w:style>
  <w:style w:type="character" w:customStyle="1" w:styleId="BodyText2Char">
    <w:name w:val="Body Text 2 Char"/>
    <w:basedOn w:val="DefaultParagraphFont"/>
    <w:link w:val="BodyText2"/>
    <w:rsid w:val="003F664A"/>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F664A"/>
    <w:rPr>
      <w:color w:val="0563C1"/>
      <w:u w:val="single"/>
    </w:rPr>
  </w:style>
  <w:style w:type="character" w:styleId="FollowedHyperlink">
    <w:name w:val="FollowedHyperlink"/>
    <w:basedOn w:val="DefaultParagraphFont"/>
    <w:uiPriority w:val="99"/>
    <w:semiHidden/>
    <w:unhideWhenUsed/>
    <w:rsid w:val="003F664A"/>
    <w:rPr>
      <w:color w:val="954F72"/>
      <w:u w:val="single"/>
    </w:rPr>
  </w:style>
  <w:style w:type="paragraph" w:customStyle="1" w:styleId="xl63">
    <w:name w:val="xl63"/>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Bahnschrift SemiLight SemiConde" w:hAnsi="Bahnschrift SemiLight SemiConde"/>
      <w:b/>
      <w:bCs/>
      <w:color w:val="000000"/>
      <w:sz w:val="20"/>
      <w:szCs w:val="20"/>
    </w:rPr>
  </w:style>
  <w:style w:type="paragraph" w:customStyle="1" w:styleId="xl64">
    <w:name w:val="xl64"/>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65">
    <w:name w:val="xl65"/>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66">
    <w:name w:val="xl66"/>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8"/>
      <w:szCs w:val="18"/>
    </w:rPr>
  </w:style>
  <w:style w:type="paragraph" w:customStyle="1" w:styleId="xl67">
    <w:name w:val="xl67"/>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rPr>
  </w:style>
  <w:style w:type="paragraph" w:customStyle="1" w:styleId="xl68">
    <w:name w:val="xl68"/>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8"/>
      <w:szCs w:val="18"/>
    </w:rPr>
  </w:style>
  <w:style w:type="paragraph" w:customStyle="1" w:styleId="xl69">
    <w:name w:val="xl69"/>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70">
    <w:name w:val="xl70"/>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71">
    <w:name w:val="xl71"/>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8"/>
      <w:szCs w:val="18"/>
    </w:rPr>
  </w:style>
  <w:style w:type="paragraph" w:customStyle="1" w:styleId="xl72">
    <w:name w:val="xl72"/>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73">
    <w:name w:val="xl73"/>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74">
    <w:name w:val="xl74"/>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msonormal0">
    <w:name w:val="msonormal"/>
    <w:basedOn w:val="Normal"/>
    <w:rsid w:val="003F664A"/>
    <w:pPr>
      <w:spacing w:before="100" w:beforeAutospacing="1" w:after="100" w:afterAutospacing="1"/>
    </w:pPr>
  </w:style>
  <w:style w:type="paragraph" w:customStyle="1" w:styleId="xl75">
    <w:name w:val="xl75"/>
    <w:basedOn w:val="Normal"/>
    <w:rsid w:val="003F664A"/>
    <w:pPr>
      <w:shd w:val="clear" w:color="000000" w:fill="FFFFFF"/>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76">
    <w:name w:val="xl76"/>
    <w:basedOn w:val="Normal"/>
    <w:rsid w:val="003F664A"/>
    <w:pPr>
      <w:spacing w:before="100" w:beforeAutospacing="1" w:after="100" w:afterAutospacing="1"/>
      <w:jc w:val="center"/>
    </w:pPr>
  </w:style>
  <w:style w:type="paragraph" w:customStyle="1" w:styleId="xl77">
    <w:name w:val="xl77"/>
    <w:basedOn w:val="Normal"/>
    <w:rsid w:val="003F664A"/>
    <w:pPr>
      <w:spacing w:before="100" w:beforeAutospacing="1" w:after="100" w:afterAutospacing="1"/>
      <w:jc w:val="center"/>
      <w:textAlignment w:val="center"/>
    </w:pPr>
  </w:style>
  <w:style w:type="character" w:customStyle="1" w:styleId="ListParagraphChar">
    <w:name w:val="List Paragraph Char"/>
    <w:aliases w:val="bullet Char"/>
    <w:basedOn w:val="DefaultParagraphFont"/>
    <w:link w:val="ListParagraph"/>
    <w:uiPriority w:val="34"/>
    <w:locked/>
    <w:rsid w:val="003F664A"/>
  </w:style>
  <w:style w:type="table" w:customStyle="1" w:styleId="TableGrid">
    <w:name w:val="TableGrid"/>
    <w:rsid w:val="003F664A"/>
    <w:pPr>
      <w:spacing w:after="0" w:line="240" w:lineRule="auto"/>
    </w:pPr>
    <w:rPr>
      <w:rFonts w:eastAsiaTheme="minorEastAsia"/>
      <w:kern w:val="0"/>
      <w:sz w:val="22"/>
      <w:szCs w:val="22"/>
      <w:lang w:val="en-IN" w:eastAsia="en-IN"/>
      <w14:ligatures w14:val="none"/>
    </w:rPr>
    <w:tblPr>
      <w:tblCellMar>
        <w:top w:w="0" w:type="dxa"/>
        <w:left w:w="0" w:type="dxa"/>
        <w:bottom w:w="0" w:type="dxa"/>
        <w:right w:w="0" w:type="dxa"/>
      </w:tblCellMar>
    </w:tblPr>
  </w:style>
  <w:style w:type="table" w:styleId="TableGrid0">
    <w:name w:val="Table Grid"/>
    <w:basedOn w:val="TableNormal"/>
    <w:uiPriority w:val="39"/>
    <w:rsid w:val="003F664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664A"/>
    <w:pPr>
      <w:spacing w:before="100" w:beforeAutospacing="1" w:after="100" w:afterAutospacing="1"/>
    </w:pPr>
    <w:rPr>
      <w:lang w:val="en-IN" w:eastAsia="en-IN"/>
    </w:rPr>
  </w:style>
  <w:style w:type="paragraph" w:customStyle="1" w:styleId="NormalLast">
    <w:name w:val="Normal Last"/>
    <w:basedOn w:val="Normal"/>
    <w:qFormat/>
    <w:rsid w:val="003F664A"/>
    <w:pPr>
      <w:spacing w:after="240"/>
      <w:ind w:left="360"/>
      <w:jc w:val="both"/>
    </w:pPr>
    <w:rPr>
      <w:rFonts w:asciiTheme="minorHAnsi" w:eastAsiaTheme="minorHAnsi" w:hAnsiTheme="minorHAnsi" w:cstheme="minorBidi"/>
      <w:color w:val="404040" w:themeColor="text1" w:themeTint="BF"/>
      <w:sz w:val="22"/>
      <w:szCs w:val="22"/>
    </w:rPr>
  </w:style>
  <w:style w:type="character" w:styleId="FootnoteReference">
    <w:name w:val="footnote reference"/>
    <w:basedOn w:val="DefaultParagraphFont"/>
    <w:uiPriority w:val="99"/>
    <w:semiHidden/>
    <w:unhideWhenUsed/>
    <w:rsid w:val="003F664A"/>
    <w:rPr>
      <w:vertAlign w:val="superscript"/>
    </w:rPr>
  </w:style>
  <w:style w:type="character" w:styleId="Emphasis">
    <w:name w:val="Emphasis"/>
    <w:basedOn w:val="DefaultParagraphFont"/>
    <w:uiPriority w:val="20"/>
    <w:qFormat/>
    <w:rsid w:val="003F664A"/>
    <w:rPr>
      <w:i/>
      <w:iCs/>
    </w:rPr>
  </w:style>
  <w:style w:type="paragraph" w:styleId="BodyText">
    <w:name w:val="Body Text"/>
    <w:basedOn w:val="Normal"/>
    <w:link w:val="BodyTextChar"/>
    <w:uiPriority w:val="1"/>
    <w:qFormat/>
    <w:rsid w:val="003F664A"/>
    <w:pPr>
      <w:widowControl w:val="0"/>
      <w:autoSpaceDE w:val="0"/>
      <w:autoSpaceDN w:val="0"/>
      <w:adjustRightInd w:val="0"/>
      <w:ind w:left="1522" w:firstLine="688"/>
    </w:pPr>
    <w:rPr>
      <w:sz w:val="23"/>
      <w:szCs w:val="23"/>
    </w:rPr>
  </w:style>
  <w:style w:type="character" w:customStyle="1" w:styleId="BodyTextChar">
    <w:name w:val="Body Text Char"/>
    <w:basedOn w:val="DefaultParagraphFont"/>
    <w:link w:val="BodyText"/>
    <w:uiPriority w:val="1"/>
    <w:rsid w:val="003F664A"/>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qFormat/>
    <w:rsid w:val="003F664A"/>
    <w:pPr>
      <w:widowControl w:val="0"/>
      <w:autoSpaceDE w:val="0"/>
      <w:autoSpaceDN w:val="0"/>
      <w:adjustRightInd w:val="0"/>
    </w:pPr>
  </w:style>
  <w:style w:type="paragraph" w:styleId="NoSpacing">
    <w:name w:val="No Spacing"/>
    <w:uiPriority w:val="1"/>
    <w:qFormat/>
    <w:rsid w:val="003F664A"/>
    <w:pPr>
      <w:widowControl w:val="0"/>
      <w:autoSpaceDE w:val="0"/>
      <w:autoSpaceDN w:val="0"/>
      <w:adjustRightInd w:val="0"/>
      <w:spacing w:after="0" w:line="240" w:lineRule="auto"/>
    </w:pPr>
    <w:rPr>
      <w:rFonts w:ascii="Times New Roman" w:eastAsia="Times New Roman" w:hAnsi="Times New Roman" w:cs="Times New Roman"/>
      <w:kern w:val="0"/>
      <w14:ligatures w14:val="none"/>
    </w:rPr>
  </w:style>
  <w:style w:type="paragraph" w:customStyle="1" w:styleId="TabbedL1">
    <w:name w:val="Tabbed_L1"/>
    <w:basedOn w:val="Normal"/>
    <w:next w:val="Normal"/>
    <w:rsid w:val="003F664A"/>
    <w:pPr>
      <w:tabs>
        <w:tab w:val="left" w:pos="1440"/>
      </w:tabs>
      <w:spacing w:after="240"/>
      <w:ind w:firstLine="720"/>
    </w:pPr>
    <w:rPr>
      <w:szCs w:val="20"/>
    </w:rPr>
  </w:style>
  <w:style w:type="paragraph" w:customStyle="1" w:styleId="TabbedL2">
    <w:name w:val="Tabbed_L2"/>
    <w:basedOn w:val="TabbedL1"/>
    <w:next w:val="Normal"/>
    <w:rsid w:val="003F664A"/>
    <w:pPr>
      <w:ind w:left="180" w:right="360" w:firstLine="900"/>
    </w:pPr>
    <w:rPr>
      <w:rFonts w:ascii="Arial" w:hAnsi="Arial"/>
      <w:sz w:val="16"/>
    </w:rPr>
  </w:style>
  <w:style w:type="paragraph" w:customStyle="1" w:styleId="font5">
    <w:name w:val="font5"/>
    <w:basedOn w:val="Normal"/>
    <w:rsid w:val="003F664A"/>
    <w:pPr>
      <w:spacing w:before="100" w:beforeAutospacing="1" w:after="100" w:afterAutospacing="1"/>
    </w:pPr>
    <w:rPr>
      <w:rFonts w:ascii="Bahnschrift SemiLight" w:hAnsi="Bahnschrift SemiLight"/>
      <w:color w:val="000000"/>
      <w:sz w:val="18"/>
      <w:szCs w:val="18"/>
    </w:rPr>
  </w:style>
  <w:style w:type="paragraph" w:customStyle="1" w:styleId="xl78">
    <w:name w:val="xl78"/>
    <w:basedOn w:val="Normal"/>
    <w:rsid w:val="003F664A"/>
    <w:pPr>
      <w:pBdr>
        <w:bottom w:val="single" w:sz="8" w:space="0" w:color="auto"/>
        <w:right w:val="single" w:sz="8"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79">
    <w:name w:val="xl79"/>
    <w:basedOn w:val="Normal"/>
    <w:rsid w:val="003F664A"/>
    <w:pPr>
      <w:pBdr>
        <w:bottom w:val="single" w:sz="8" w:space="0" w:color="auto"/>
        <w:right w:val="single" w:sz="8" w:space="0" w:color="auto"/>
      </w:pBdr>
      <w:spacing w:before="100" w:beforeAutospacing="1" w:after="100" w:afterAutospacing="1"/>
      <w:jc w:val="center"/>
      <w:textAlignment w:val="center"/>
    </w:pPr>
    <w:rPr>
      <w:color w:val="000000"/>
    </w:rPr>
  </w:style>
  <w:style w:type="paragraph" w:customStyle="1" w:styleId="xl80">
    <w:name w:val="xl80"/>
    <w:basedOn w:val="Normal"/>
    <w:rsid w:val="003F664A"/>
    <w:pPr>
      <w:spacing w:before="100" w:beforeAutospacing="1" w:after="100" w:afterAutospacing="1"/>
    </w:pPr>
    <w:rPr>
      <w:sz w:val="20"/>
      <w:szCs w:val="20"/>
    </w:rPr>
  </w:style>
  <w:style w:type="paragraph" w:customStyle="1" w:styleId="xl81">
    <w:name w:val="xl81"/>
    <w:basedOn w:val="Normal"/>
    <w:rsid w:val="003F664A"/>
    <w:pPr>
      <w:pBdr>
        <w:bottom w:val="single" w:sz="8" w:space="0" w:color="auto"/>
        <w:right w:val="single" w:sz="8" w:space="0" w:color="auto"/>
      </w:pBdr>
      <w:spacing w:before="100" w:beforeAutospacing="1" w:after="100" w:afterAutospacing="1"/>
      <w:jc w:val="center"/>
      <w:textAlignment w:val="center"/>
    </w:pPr>
    <w:rPr>
      <w:rFonts w:ascii="Bahnschrift SemiLight" w:hAnsi="Bahnschrift SemiLight"/>
      <w:color w:val="000000"/>
      <w:sz w:val="18"/>
      <w:szCs w:val="18"/>
    </w:rPr>
  </w:style>
  <w:style w:type="paragraph" w:customStyle="1" w:styleId="xl82">
    <w:name w:val="xl82"/>
    <w:basedOn w:val="Normal"/>
    <w:rsid w:val="003F664A"/>
    <w:pPr>
      <w:pBdr>
        <w:bottom w:val="single" w:sz="8" w:space="0" w:color="auto"/>
        <w:right w:val="single" w:sz="8" w:space="0" w:color="auto"/>
      </w:pBdr>
      <w:spacing w:before="100" w:beforeAutospacing="1" w:after="100" w:afterAutospacing="1"/>
      <w:jc w:val="center"/>
      <w:textAlignment w:val="center"/>
    </w:pPr>
    <w:rPr>
      <w:rFonts w:ascii="Verdana" w:hAnsi="Verdana"/>
      <w:color w:val="000000"/>
      <w:sz w:val="17"/>
      <w:szCs w:val="17"/>
    </w:rPr>
  </w:style>
  <w:style w:type="paragraph" w:customStyle="1" w:styleId="xl83">
    <w:name w:val="xl83"/>
    <w:basedOn w:val="Normal"/>
    <w:rsid w:val="003F664A"/>
    <w:pPr>
      <w:pBdr>
        <w:right w:val="single" w:sz="8"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84">
    <w:name w:val="xl84"/>
    <w:basedOn w:val="Normal"/>
    <w:rsid w:val="003F664A"/>
    <w:pPr>
      <w:pBdr>
        <w:bottom w:val="single" w:sz="8" w:space="0" w:color="auto"/>
        <w:right w:val="single" w:sz="8" w:space="0" w:color="auto"/>
      </w:pBdr>
      <w:spacing w:before="100" w:beforeAutospacing="1" w:after="100" w:afterAutospacing="1"/>
      <w:textAlignment w:val="center"/>
    </w:pPr>
    <w:rPr>
      <w:rFonts w:ascii="Verdana" w:hAnsi="Verdana"/>
      <w:color w:val="000000"/>
      <w:sz w:val="16"/>
      <w:szCs w:val="16"/>
    </w:rPr>
  </w:style>
  <w:style w:type="paragraph" w:customStyle="1" w:styleId="xl85">
    <w:name w:val="xl85"/>
    <w:basedOn w:val="Normal"/>
    <w:rsid w:val="003F664A"/>
    <w:pPr>
      <w:pBdr>
        <w:right w:val="single" w:sz="8" w:space="0" w:color="auto"/>
      </w:pBdr>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86">
    <w:name w:val="xl86"/>
    <w:basedOn w:val="Normal"/>
    <w:rsid w:val="003F664A"/>
    <w:pPr>
      <w:pBdr>
        <w:top w:val="single" w:sz="8" w:space="0" w:color="auto"/>
        <w:left w:val="single" w:sz="8" w:space="0" w:color="auto"/>
        <w:right w:val="single" w:sz="8" w:space="0" w:color="auto"/>
      </w:pBdr>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87">
    <w:name w:val="xl87"/>
    <w:basedOn w:val="Normal"/>
    <w:rsid w:val="003F664A"/>
    <w:pPr>
      <w:pBdr>
        <w:left w:val="single" w:sz="8" w:space="0" w:color="auto"/>
        <w:right w:val="single" w:sz="8" w:space="0" w:color="auto"/>
      </w:pBdr>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88">
    <w:name w:val="xl88"/>
    <w:basedOn w:val="Normal"/>
    <w:rsid w:val="003F664A"/>
    <w:pPr>
      <w:pBdr>
        <w:top w:val="single" w:sz="8" w:space="0" w:color="auto"/>
        <w:left w:val="single" w:sz="8" w:space="0" w:color="auto"/>
        <w:right w:val="single" w:sz="8" w:space="0" w:color="auto"/>
      </w:pBdr>
      <w:spacing w:before="100" w:beforeAutospacing="1" w:after="100" w:afterAutospacing="1"/>
      <w:textAlignment w:val="center"/>
    </w:pPr>
    <w:rPr>
      <w:color w:val="0563C1"/>
      <w:u w:val="single"/>
    </w:rPr>
  </w:style>
  <w:style w:type="paragraph" w:customStyle="1" w:styleId="xl89">
    <w:name w:val="xl89"/>
    <w:basedOn w:val="Normal"/>
    <w:rsid w:val="003F664A"/>
    <w:pPr>
      <w:pBdr>
        <w:left w:val="single" w:sz="8" w:space="0" w:color="auto"/>
        <w:bottom w:val="single" w:sz="8" w:space="0" w:color="auto"/>
        <w:right w:val="single" w:sz="8" w:space="0" w:color="auto"/>
      </w:pBdr>
      <w:spacing w:before="100" w:beforeAutospacing="1" w:after="100" w:afterAutospacing="1"/>
      <w:textAlignment w:val="center"/>
    </w:pPr>
    <w:rPr>
      <w:color w:val="0563C1"/>
      <w:u w:val="single"/>
    </w:rPr>
  </w:style>
  <w:style w:type="paragraph" w:customStyle="1" w:styleId="xl90">
    <w:name w:val="xl90"/>
    <w:basedOn w:val="Normal"/>
    <w:rsid w:val="003F664A"/>
    <w:pPr>
      <w:pBdr>
        <w:top w:val="single" w:sz="8" w:space="0" w:color="auto"/>
        <w:left w:val="single" w:sz="8" w:space="0" w:color="auto"/>
        <w:right w:val="single" w:sz="8"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91">
    <w:name w:val="xl91"/>
    <w:basedOn w:val="Normal"/>
    <w:rsid w:val="003F664A"/>
    <w:pPr>
      <w:pBdr>
        <w:left w:val="single" w:sz="8" w:space="0" w:color="auto"/>
        <w:right w:val="single" w:sz="8"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92">
    <w:name w:val="xl92"/>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17"/>
      <w:szCs w:val="17"/>
    </w:rPr>
  </w:style>
  <w:style w:type="paragraph" w:customStyle="1" w:styleId="xl93">
    <w:name w:val="xl93"/>
    <w:basedOn w:val="Normal"/>
    <w:rsid w:val="003F664A"/>
    <w:pPr>
      <w:pBdr>
        <w:right w:val="single" w:sz="8" w:space="0" w:color="auto"/>
      </w:pBdr>
      <w:spacing w:before="100" w:beforeAutospacing="1" w:after="100" w:afterAutospacing="1"/>
      <w:textAlignment w:val="center"/>
    </w:pPr>
    <w:rPr>
      <w:sz w:val="20"/>
      <w:szCs w:val="20"/>
    </w:rPr>
  </w:style>
  <w:style w:type="paragraph" w:customStyle="1" w:styleId="xl94">
    <w:name w:val="xl94"/>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5">
    <w:name w:val="xl95"/>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Bahnschrift SemiLight SemiConde" w:hAnsi="Bahnschrift SemiLight SemiConde"/>
      <w:b/>
      <w:bCs/>
      <w:color w:val="000000"/>
      <w:sz w:val="20"/>
      <w:szCs w:val="20"/>
    </w:rPr>
  </w:style>
  <w:style w:type="paragraph" w:customStyle="1" w:styleId="xl96">
    <w:name w:val="xl96"/>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97">
    <w:name w:val="xl97"/>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98">
    <w:name w:val="xl98"/>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Bahnschrift SemiLight SemiConde" w:hAnsi="Bahnschrift SemiLight SemiConde"/>
      <w:b/>
      <w:bCs/>
      <w:color w:val="000000"/>
      <w:sz w:val="20"/>
      <w:szCs w:val="20"/>
    </w:rPr>
  </w:style>
  <w:style w:type="paragraph" w:customStyle="1" w:styleId="xl99">
    <w:name w:val="xl99"/>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100">
    <w:name w:val="xl100"/>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hAnsi="Verdana"/>
      <w:sz w:val="17"/>
      <w:szCs w:val="17"/>
    </w:rPr>
  </w:style>
  <w:style w:type="paragraph" w:customStyle="1" w:styleId="xl101">
    <w:name w:val="xl101"/>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17"/>
      <w:szCs w:val="17"/>
    </w:rPr>
  </w:style>
  <w:style w:type="paragraph" w:customStyle="1" w:styleId="xl102">
    <w:name w:val="xl102"/>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hAnsi="Verdana"/>
      <w:b/>
      <w:bCs/>
      <w:sz w:val="17"/>
      <w:szCs w:val="17"/>
    </w:rPr>
  </w:style>
  <w:style w:type="paragraph" w:customStyle="1" w:styleId="xl103">
    <w:name w:val="xl103"/>
    <w:basedOn w:val="Normal"/>
    <w:rsid w:val="003F664A"/>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04">
    <w:name w:val="xl104"/>
    <w:basedOn w:val="Normal"/>
    <w:rsid w:val="003F664A"/>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05">
    <w:name w:val="xl105"/>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Bahnschrift SemiLight SemiConde" w:hAnsi="Bahnschrift SemiLight SemiConde"/>
      <w:b/>
      <w:bCs/>
      <w:color w:val="000000"/>
      <w:sz w:val="20"/>
      <w:szCs w:val="20"/>
    </w:rPr>
  </w:style>
  <w:style w:type="paragraph" w:customStyle="1" w:styleId="xl106">
    <w:name w:val="xl106"/>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107">
    <w:name w:val="xl107"/>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108">
    <w:name w:val="xl108"/>
    <w:basedOn w:val="Normal"/>
    <w:rsid w:val="003F664A"/>
    <w:pPr>
      <w:pBdr>
        <w:top w:val="single" w:sz="4" w:space="0" w:color="auto"/>
        <w:left w:val="single" w:sz="4" w:space="0" w:color="auto"/>
        <w:right w:val="single" w:sz="4"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109">
    <w:name w:val="xl109"/>
    <w:basedOn w:val="Normal"/>
    <w:rsid w:val="003F664A"/>
    <w:pPr>
      <w:pBdr>
        <w:left w:val="single" w:sz="4" w:space="0" w:color="auto"/>
        <w:bottom w:val="single" w:sz="4" w:space="0" w:color="auto"/>
        <w:right w:val="single" w:sz="4"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110">
    <w:name w:val="xl110"/>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Bahnschrift SemiLight" w:hAnsi="Bahnschrift SemiLight"/>
      <w:color w:val="000000"/>
      <w:sz w:val="18"/>
      <w:szCs w:val="18"/>
    </w:rPr>
  </w:style>
  <w:style w:type="paragraph" w:customStyle="1" w:styleId="xl111">
    <w:name w:val="xl111"/>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hAnsi="Verdana"/>
      <w:color w:val="000000"/>
      <w:sz w:val="17"/>
      <w:szCs w:val="17"/>
    </w:rPr>
  </w:style>
  <w:style w:type="paragraph" w:customStyle="1" w:styleId="xl112">
    <w:name w:val="xl112"/>
    <w:basedOn w:val="Normal"/>
    <w:rsid w:val="003F664A"/>
    <w:pPr>
      <w:spacing w:before="100" w:beforeAutospacing="1" w:after="100" w:afterAutospacing="1"/>
    </w:pPr>
  </w:style>
  <w:style w:type="character" w:styleId="Strong">
    <w:name w:val="Strong"/>
    <w:basedOn w:val="DefaultParagraphFont"/>
    <w:uiPriority w:val="22"/>
    <w:qFormat/>
    <w:rsid w:val="003F66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12.safelinks.protection.outlook.com/?url=https%3A%2F%2Fwww.facebook.com%2Fprofile.php%3Fid%3D61554110099675&amp;data=05%7C02%7Canita%40infinity-data.com%7C444c85dd9f8a4c0623b908dc0bacba3f%7C8650f772f170404a81be061db6e97f93%7C0%7C0%7C638398083699776717%7CUnknown%7CTWFpbGZsb3d8eyJWIjoiMC4wLjAwMDAiLCJQIjoiV2luMzIiLCJBTiI6Ik1haWwiLCJXVCI6Mn0%3D%7C3000%7C%7C%7C&amp;sdata=vtg8DmbZjnDAUXmIZinc0WGm0G9r95ARn%2F4OkYAxjsg%3D&amp;reserved=0" TargetMode="Externa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1387</TotalTime>
  <Pages>28</Pages>
  <Words>11000</Words>
  <Characters>62703</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Bobade</dc:creator>
  <cp:keywords/>
  <dc:description/>
  <cp:lastModifiedBy>Shubhangi Bobade</cp:lastModifiedBy>
  <cp:revision>13</cp:revision>
  <dcterms:created xsi:type="dcterms:W3CDTF">2026-01-19T09:11:00Z</dcterms:created>
  <dcterms:modified xsi:type="dcterms:W3CDTF">2026-01-20T12:11:00Z</dcterms:modified>
</cp:coreProperties>
</file>