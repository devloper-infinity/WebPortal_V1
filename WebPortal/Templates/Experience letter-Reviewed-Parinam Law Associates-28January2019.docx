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364" w:rsidRPr="00B31644" w:rsidRDefault="00AC2364" w:rsidP="00755D66">
      <w:pPr>
        <w:jc w:val="both"/>
        <w:rPr>
          <w:rFonts w:ascii="Cambria" w:hAnsi="Cambria" w:cs="Arial"/>
        </w:rPr>
      </w:pPr>
    </w:p>
    <w:p w:rsidR="00AC2364" w:rsidRPr="00B31644" w:rsidRDefault="00AC2364" w:rsidP="00755D66">
      <w:pPr>
        <w:jc w:val="both"/>
        <w:rPr>
          <w:rFonts w:ascii="Cambria" w:hAnsi="Cambria" w:cs="Arial"/>
        </w:rPr>
      </w:pPr>
    </w:p>
    <w:p w:rsidR="00AC2364" w:rsidRPr="00B31644" w:rsidRDefault="00AC2364" w:rsidP="00755D66">
      <w:pPr>
        <w:jc w:val="both"/>
        <w:rPr>
          <w:rFonts w:ascii="Cambria" w:hAnsi="Cambria" w:cs="Arial"/>
        </w:rPr>
      </w:pPr>
    </w:p>
    <w:p w:rsidR="00310450" w:rsidRPr="00B31644" w:rsidRDefault="00310450" w:rsidP="00755D66">
      <w:pPr>
        <w:jc w:val="both"/>
        <w:rPr>
          <w:rFonts w:ascii="Cambria" w:hAnsi="Cambria" w:cs="Arial"/>
        </w:rPr>
      </w:pPr>
    </w:p>
    <w:p w:rsidR="00310450" w:rsidRPr="00B31644" w:rsidRDefault="00310450" w:rsidP="00755D66">
      <w:pPr>
        <w:jc w:val="both"/>
        <w:rPr>
          <w:rFonts w:ascii="Cambria" w:hAnsi="Cambria" w:cs="Arial"/>
        </w:rPr>
      </w:pPr>
    </w:p>
    <w:p w:rsidR="00D12FE8" w:rsidRPr="00B31644" w:rsidRDefault="00D12FE8" w:rsidP="00390B26">
      <w:pPr>
        <w:tabs>
          <w:tab w:val="left" w:pos="8265"/>
        </w:tabs>
        <w:ind w:firstLine="720"/>
        <w:jc w:val="right"/>
        <w:rPr>
          <w:rFonts w:ascii="Cambria" w:hAnsi="Cambria" w:cs="Arial"/>
        </w:rPr>
      </w:pPr>
    </w:p>
    <w:p w:rsidR="00310450" w:rsidRPr="00B31644" w:rsidRDefault="00310450" w:rsidP="00F270E8">
      <w:pPr>
        <w:ind w:firstLine="720"/>
        <w:jc w:val="both"/>
        <w:rPr>
          <w:rFonts w:ascii="Cambria" w:hAnsi="Cambria" w:cs="Arial"/>
          <w:b/>
        </w:rPr>
      </w:pPr>
      <w:r w:rsidRPr="00B31644">
        <w:rPr>
          <w:rFonts w:ascii="Cambria" w:hAnsi="Cambria" w:cs="Arial"/>
          <w:b/>
        </w:rPr>
        <w:t xml:space="preserve">Date: - </w:t>
      </w:r>
      <w:del w:id="0" w:author="PLA" w:date="2019-01-28T13:28:00Z">
        <w:r w:rsidR="009743B6" w:rsidDel="00A1472C">
          <w:rPr>
            <w:rFonts w:ascii="Cambria" w:hAnsi="Cambria" w:cs="Arial"/>
          </w:rPr>
          <w:delText>29th June, 2018</w:delText>
        </w:r>
      </w:del>
      <w:ins w:id="1" w:author="PLA" w:date="2019-01-28T13:28:00Z">
        <w:r w:rsidR="00A1472C">
          <w:rPr>
            <w:rFonts w:ascii="Cambria" w:hAnsi="Cambria" w:cs="Arial"/>
          </w:rPr>
          <w:t>____________________</w:t>
        </w:r>
      </w:ins>
    </w:p>
    <w:p w:rsidR="001E04AD" w:rsidRPr="00B31644" w:rsidRDefault="001E04AD" w:rsidP="00755D66">
      <w:pPr>
        <w:jc w:val="both"/>
        <w:rPr>
          <w:rFonts w:ascii="Cambria" w:hAnsi="Cambria" w:cs="Arial"/>
        </w:rPr>
      </w:pPr>
    </w:p>
    <w:p w:rsidR="00E22DDA" w:rsidRPr="00B31644" w:rsidRDefault="00E22DDA" w:rsidP="00310450">
      <w:pPr>
        <w:jc w:val="center"/>
        <w:rPr>
          <w:rFonts w:ascii="Cambria" w:hAnsi="Cambria" w:cs="Arial"/>
          <w:b/>
          <w:u w:val="single"/>
        </w:rPr>
      </w:pPr>
    </w:p>
    <w:p w:rsidR="00D12FE8" w:rsidRPr="00B31644" w:rsidRDefault="00D12FE8" w:rsidP="00310450">
      <w:pPr>
        <w:jc w:val="center"/>
        <w:rPr>
          <w:rFonts w:ascii="Cambria" w:hAnsi="Cambria" w:cs="Arial"/>
          <w:b/>
          <w:u w:val="single"/>
        </w:rPr>
      </w:pPr>
    </w:p>
    <w:p w:rsidR="001E402C" w:rsidRPr="00B31644" w:rsidDel="00A1472C" w:rsidRDefault="00310450" w:rsidP="001808A6">
      <w:pPr>
        <w:jc w:val="center"/>
        <w:rPr>
          <w:del w:id="2" w:author="PLA" w:date="2019-01-28T13:30:00Z"/>
          <w:rFonts w:ascii="Cambria" w:hAnsi="Cambria" w:cs="Arial"/>
        </w:rPr>
      </w:pPr>
      <w:del w:id="3" w:author="PLA" w:date="2019-01-28T13:30:00Z">
        <w:r w:rsidRPr="00B31644" w:rsidDel="00A1472C">
          <w:rPr>
            <w:rFonts w:ascii="Cambria" w:hAnsi="Cambria" w:cs="Arial"/>
            <w:b/>
            <w:u w:val="single"/>
          </w:rPr>
          <w:delText>EXPERIENCE LETTER</w:delText>
        </w:r>
      </w:del>
    </w:p>
    <w:p w:rsidR="001E402C" w:rsidRPr="00B31644" w:rsidRDefault="001E402C" w:rsidP="00755D66">
      <w:pPr>
        <w:jc w:val="both"/>
        <w:rPr>
          <w:rFonts w:ascii="Cambria" w:hAnsi="Cambria" w:cs="Arial"/>
        </w:rPr>
      </w:pPr>
    </w:p>
    <w:p w:rsidR="00C62239" w:rsidRPr="00B31644" w:rsidRDefault="00C62239" w:rsidP="00755D66">
      <w:pPr>
        <w:pStyle w:val="Heading1"/>
        <w:jc w:val="both"/>
        <w:rPr>
          <w:rFonts w:ascii="Cambria" w:hAnsi="Cambria" w:cs="Arial"/>
          <w:sz w:val="24"/>
        </w:rPr>
      </w:pPr>
    </w:p>
    <w:p w:rsidR="00E22DDA" w:rsidRPr="00B31644" w:rsidRDefault="00E22DDA" w:rsidP="00E22DDA">
      <w:pPr>
        <w:rPr>
          <w:rFonts w:ascii="Cambria" w:hAnsi="Cambria" w:cs="Arial"/>
        </w:rPr>
      </w:pPr>
    </w:p>
    <w:p w:rsidR="00D12FE8" w:rsidRPr="00B31644" w:rsidRDefault="00D12FE8" w:rsidP="00755D66">
      <w:pPr>
        <w:pStyle w:val="Heading1"/>
        <w:jc w:val="both"/>
        <w:rPr>
          <w:rFonts w:ascii="Cambria" w:hAnsi="Cambria" w:cs="Arial"/>
          <w:sz w:val="24"/>
        </w:rPr>
      </w:pPr>
    </w:p>
    <w:p w:rsidR="001E402C" w:rsidRPr="00B31644" w:rsidRDefault="001E402C" w:rsidP="001808A6">
      <w:pPr>
        <w:pStyle w:val="Heading1"/>
        <w:rPr>
          <w:rFonts w:ascii="Cambria" w:hAnsi="Cambria" w:cs="Arial"/>
          <w:sz w:val="24"/>
        </w:rPr>
      </w:pPr>
      <w:r w:rsidRPr="00B31644">
        <w:rPr>
          <w:rFonts w:ascii="Cambria" w:hAnsi="Cambria" w:cs="Arial"/>
          <w:sz w:val="24"/>
        </w:rPr>
        <w:t>TO WHOM</w:t>
      </w:r>
      <w:r w:rsidR="009D4AF4" w:rsidRPr="00B31644">
        <w:rPr>
          <w:rFonts w:ascii="Cambria" w:hAnsi="Cambria" w:cs="Arial"/>
          <w:sz w:val="24"/>
        </w:rPr>
        <w:t>SOEVER</w:t>
      </w:r>
      <w:r w:rsidRPr="00B31644">
        <w:rPr>
          <w:rFonts w:ascii="Cambria" w:hAnsi="Cambria" w:cs="Arial"/>
          <w:sz w:val="24"/>
        </w:rPr>
        <w:t xml:space="preserve"> IT MAY CONCERN</w:t>
      </w:r>
    </w:p>
    <w:p w:rsidR="00C62239" w:rsidRPr="00B31644" w:rsidRDefault="00C62239" w:rsidP="001808A6">
      <w:pPr>
        <w:ind w:left="720"/>
        <w:rPr>
          <w:rFonts w:ascii="Cambria" w:hAnsi="Cambria" w:cs="Arial"/>
        </w:rPr>
      </w:pPr>
    </w:p>
    <w:p w:rsidR="00C62239" w:rsidRPr="00B31644" w:rsidRDefault="00C62239" w:rsidP="00755D66">
      <w:pPr>
        <w:ind w:left="720"/>
        <w:jc w:val="both"/>
        <w:rPr>
          <w:rFonts w:ascii="Cambria" w:hAnsi="Cambria" w:cs="Arial"/>
        </w:rPr>
      </w:pPr>
    </w:p>
    <w:p w:rsidR="00E22DDA" w:rsidRPr="00B31644" w:rsidRDefault="00E22DDA" w:rsidP="00755D66">
      <w:pPr>
        <w:ind w:left="720"/>
        <w:jc w:val="both"/>
        <w:rPr>
          <w:rFonts w:ascii="Cambria" w:hAnsi="Cambria" w:cs="Arial"/>
        </w:rPr>
      </w:pPr>
    </w:p>
    <w:p w:rsidR="0055032E" w:rsidRPr="00B31644" w:rsidRDefault="001E402C" w:rsidP="00390B26">
      <w:pPr>
        <w:ind w:left="567"/>
        <w:jc w:val="both"/>
        <w:rPr>
          <w:rFonts w:ascii="Cambria" w:hAnsi="Cambria" w:cs="Arial"/>
        </w:rPr>
      </w:pPr>
      <w:r w:rsidRPr="00B31644">
        <w:rPr>
          <w:rFonts w:ascii="Cambria" w:hAnsi="Cambria" w:cs="Arial"/>
        </w:rPr>
        <w:t>This is to certify that</w:t>
      </w:r>
      <w:r w:rsidR="001808A6" w:rsidRPr="00B31644">
        <w:rPr>
          <w:rFonts w:ascii="Cambria" w:hAnsi="Cambria" w:cs="Arial"/>
        </w:rPr>
        <w:t xml:space="preserve"> </w:t>
      </w:r>
      <w:del w:id="4" w:author="Rajashri Jadhav" w:date="2020-06-05T13:14:00Z">
        <w:r w:rsidR="009743B6" w:rsidDel="00643068">
          <w:rPr>
            <w:rFonts w:ascii="Cambria" w:hAnsi="Cambria" w:cs="Calibri"/>
            <w:b/>
          </w:rPr>
          <w:delText>Mr.</w:delText>
        </w:r>
      </w:del>
      <w:ins w:id="5" w:author="Rajashri Jadhav" w:date="2020-06-05T13:14:00Z">
        <w:r w:rsidR="00643068">
          <w:rPr>
            <w:rFonts w:ascii="Cambria" w:hAnsi="Cambria" w:cs="Calibri"/>
            <w:b/>
          </w:rPr>
          <w:t>(</w:t>
        </w:r>
        <w:proofErr w:type="spellStart"/>
        <w:r w:rsidR="00643068">
          <w:rPr>
            <w:rFonts w:ascii="Cambria" w:hAnsi="Cambria" w:cs="Calibri"/>
            <w:b/>
          </w:rPr>
          <w:t>Emp.Name</w:t>
        </w:r>
        <w:proofErr w:type="spellEnd"/>
        <w:r w:rsidR="00643068">
          <w:rPr>
            <w:rFonts w:ascii="Cambria" w:hAnsi="Cambria" w:cs="Calibri"/>
            <w:b/>
          </w:rPr>
          <w:t>)</w:t>
        </w:r>
      </w:ins>
      <w:r w:rsidR="009743B6">
        <w:rPr>
          <w:rFonts w:ascii="Cambria" w:hAnsi="Cambria" w:cs="Calibri"/>
          <w:b/>
        </w:rPr>
        <w:t xml:space="preserve"> </w:t>
      </w:r>
      <w:del w:id="6" w:author="PLA" w:date="2019-01-28T13:28:00Z">
        <w:r w:rsidR="009743B6" w:rsidDel="00A1472C">
          <w:rPr>
            <w:rFonts w:ascii="Cambria" w:hAnsi="Cambria" w:cs="Calibri"/>
            <w:b/>
          </w:rPr>
          <w:delText>SHAHRUKH  KHAN</w:delText>
        </w:r>
      </w:del>
      <w:ins w:id="7" w:author="PLA" w:date="2019-01-28T13:28:00Z">
        <w:r w:rsidR="00A1472C">
          <w:rPr>
            <w:rFonts w:ascii="Cambria" w:hAnsi="Cambria" w:cs="Calibri"/>
            <w:b/>
          </w:rPr>
          <w:t>______________</w:t>
        </w:r>
      </w:ins>
      <w:r w:rsidR="0044576D">
        <w:rPr>
          <w:rFonts w:ascii="Cambria" w:hAnsi="Cambria" w:cs="Calibri"/>
          <w:b/>
          <w:bCs/>
        </w:rPr>
        <w:t xml:space="preserve"> </w:t>
      </w:r>
      <w:r w:rsidRPr="00B31644">
        <w:rPr>
          <w:rFonts w:ascii="Cambria" w:hAnsi="Cambria" w:cs="Arial"/>
        </w:rPr>
        <w:t xml:space="preserve">was </w:t>
      </w:r>
      <w:r w:rsidR="005560AF" w:rsidRPr="00B31644">
        <w:rPr>
          <w:rFonts w:ascii="Cambria" w:hAnsi="Cambria" w:cs="Arial"/>
        </w:rPr>
        <w:t>a</w:t>
      </w:r>
      <w:r w:rsidRPr="00B31644">
        <w:rPr>
          <w:rFonts w:ascii="Cambria" w:hAnsi="Cambria" w:cs="Arial"/>
        </w:rPr>
        <w:t>n employ</w:t>
      </w:r>
      <w:r w:rsidR="009933E1" w:rsidRPr="00B31644">
        <w:rPr>
          <w:rFonts w:ascii="Cambria" w:hAnsi="Cambria" w:cs="Arial"/>
        </w:rPr>
        <w:t>ee</w:t>
      </w:r>
      <w:r w:rsidRPr="00B31644">
        <w:rPr>
          <w:rFonts w:ascii="Cambria" w:hAnsi="Cambria" w:cs="Arial"/>
        </w:rPr>
        <w:t xml:space="preserve"> with us in our </w:t>
      </w:r>
      <w:ins w:id="8" w:author="Rajashri Jadhav" w:date="2020-06-05T13:15:00Z">
        <w:r w:rsidR="00643068">
          <w:rPr>
            <w:rFonts w:ascii="Cambria" w:hAnsi="Cambria" w:cs="Arial"/>
          </w:rPr>
          <w:t>(</w:t>
        </w:r>
        <w:proofErr w:type="spellStart"/>
        <w:r w:rsidR="00643068">
          <w:rPr>
            <w:rFonts w:ascii="Cambria" w:hAnsi="Cambria" w:cs="Arial"/>
          </w:rPr>
          <w:t>Dept</w:t>
        </w:r>
        <w:proofErr w:type="spellEnd"/>
        <w:r w:rsidR="00643068">
          <w:rPr>
            <w:rFonts w:ascii="Cambria" w:hAnsi="Cambria" w:cs="Arial"/>
          </w:rPr>
          <w:t xml:space="preserve"> Name</w:t>
        </w:r>
        <w:proofErr w:type="gramStart"/>
        <w:r w:rsidR="00643068">
          <w:rPr>
            <w:rFonts w:ascii="Cambria" w:hAnsi="Cambria" w:cs="Arial"/>
          </w:rPr>
          <w:t>)</w:t>
        </w:r>
      </w:ins>
      <w:proofErr w:type="gramEnd"/>
      <w:del w:id="9" w:author="PLA" w:date="2019-01-28T13:30:00Z">
        <w:r w:rsidR="009743B6" w:rsidDel="00A1472C">
          <w:rPr>
            <w:rFonts w:ascii="Cambria" w:hAnsi="Cambria" w:cs="Arial"/>
          </w:rPr>
          <w:delText>Marketing</w:delText>
        </w:r>
        <w:r w:rsidR="004728AD" w:rsidRPr="00B31644" w:rsidDel="00A1472C">
          <w:rPr>
            <w:rFonts w:ascii="Cambria" w:hAnsi="Cambria" w:cs="Arial"/>
          </w:rPr>
          <w:delText xml:space="preserve"> </w:delText>
        </w:r>
        <w:r w:rsidR="00F02977" w:rsidRPr="00B31644" w:rsidDel="00A1472C">
          <w:rPr>
            <w:rFonts w:ascii="Cambria" w:hAnsi="Cambria" w:cs="Arial"/>
          </w:rPr>
          <w:delText>Department</w:delText>
        </w:r>
      </w:del>
      <w:ins w:id="10" w:author="PLA" w:date="2019-01-28T13:30:00Z">
        <w:r w:rsidR="00A1472C">
          <w:rPr>
            <w:rFonts w:ascii="Cambria" w:hAnsi="Cambria" w:cs="Arial"/>
          </w:rPr>
          <w:t>____________</w:t>
        </w:r>
      </w:ins>
      <w:r w:rsidRPr="00B31644">
        <w:rPr>
          <w:rFonts w:ascii="Cambria" w:hAnsi="Cambria" w:cs="Arial"/>
        </w:rPr>
        <w:t xml:space="preserve"> as </w:t>
      </w:r>
      <w:r w:rsidR="00900DD6" w:rsidRPr="00B31644">
        <w:rPr>
          <w:rFonts w:ascii="Cambria" w:hAnsi="Cambria" w:cs="Arial"/>
        </w:rPr>
        <w:t>“</w:t>
      </w:r>
      <w:ins w:id="11" w:author="Rajashri Jadhav" w:date="2020-06-05T13:15:00Z">
        <w:r w:rsidR="00643068">
          <w:rPr>
            <w:rFonts w:ascii="Cambria" w:hAnsi="Cambria" w:cs="Arial"/>
          </w:rPr>
          <w:t>(Designation)</w:t>
        </w:r>
      </w:ins>
      <w:del w:id="12" w:author="PLA" w:date="2019-01-28T13:30:00Z">
        <w:r w:rsidR="009743B6" w:rsidDel="00A1472C">
          <w:rPr>
            <w:rFonts w:ascii="Cambria" w:hAnsi="Cambria"/>
            <w:b/>
            <w:bCs/>
          </w:rPr>
          <w:delText>Jr. Business Development Manager</w:delText>
        </w:r>
      </w:del>
      <w:ins w:id="13" w:author="PLA" w:date="2019-01-28T13:30:00Z">
        <w:r w:rsidR="00A1472C">
          <w:rPr>
            <w:rFonts w:ascii="Cambria" w:hAnsi="Cambria"/>
            <w:b/>
            <w:bCs/>
          </w:rPr>
          <w:t>________________</w:t>
        </w:r>
      </w:ins>
      <w:r w:rsidR="00A6132C">
        <w:rPr>
          <w:rFonts w:ascii="Cambria" w:hAnsi="Cambria"/>
          <w:b/>
          <w:bCs/>
        </w:rPr>
        <w:t>”</w:t>
      </w:r>
      <w:r w:rsidR="00757076" w:rsidRPr="00B31644">
        <w:rPr>
          <w:rFonts w:ascii="Cambria" w:hAnsi="Cambria" w:cs="Arial"/>
          <w:b/>
          <w:bCs/>
        </w:rPr>
        <w:t xml:space="preserve"> </w:t>
      </w:r>
      <w:r w:rsidRPr="00B31644">
        <w:rPr>
          <w:rFonts w:ascii="Cambria" w:hAnsi="Cambria" w:cs="Arial"/>
        </w:rPr>
        <w:t xml:space="preserve">from </w:t>
      </w:r>
      <w:del w:id="14" w:author="PLA" w:date="2019-01-28T13:30:00Z">
        <w:r w:rsidR="009743B6" w:rsidDel="00A1472C">
          <w:rPr>
            <w:rFonts w:ascii="Cambria" w:hAnsi="Cambria" w:cs="Arial"/>
          </w:rPr>
          <w:delText>22nd January, 2018</w:delText>
        </w:r>
      </w:del>
      <w:ins w:id="15" w:author="PLA" w:date="2019-01-28T13:30:00Z">
        <w:r w:rsidR="00A1472C">
          <w:rPr>
            <w:rFonts w:ascii="Cambria" w:hAnsi="Cambria" w:cs="Arial"/>
          </w:rPr>
          <w:t>__</w:t>
        </w:r>
      </w:ins>
      <w:ins w:id="16" w:author="Rajashri Jadhav" w:date="2020-06-05T13:16:00Z">
        <w:r w:rsidR="00643068">
          <w:rPr>
            <w:rFonts w:ascii="Cambria" w:hAnsi="Cambria" w:cs="Arial"/>
          </w:rPr>
          <w:t>(joining Date)</w:t>
        </w:r>
      </w:ins>
      <w:ins w:id="17" w:author="PLA" w:date="2019-01-28T13:30:00Z">
        <w:r w:rsidR="00A1472C">
          <w:rPr>
            <w:rFonts w:ascii="Cambria" w:hAnsi="Cambria" w:cs="Arial"/>
          </w:rPr>
          <w:t>____________</w:t>
        </w:r>
      </w:ins>
      <w:r w:rsidRPr="00B31644">
        <w:rPr>
          <w:rFonts w:ascii="Cambria" w:hAnsi="Cambria" w:cs="Arial"/>
        </w:rPr>
        <w:t xml:space="preserve"> to </w:t>
      </w:r>
      <w:ins w:id="18" w:author="Rajashri Jadhav" w:date="2020-06-05T13:16:00Z">
        <w:r w:rsidR="00643068">
          <w:rPr>
            <w:rFonts w:ascii="Cambria" w:hAnsi="Cambria" w:cs="Arial"/>
          </w:rPr>
          <w:t>(Last Working )</w:t>
        </w:r>
      </w:ins>
      <w:del w:id="19" w:author="PLA" w:date="2019-01-28T13:30:00Z">
        <w:r w:rsidR="009743B6" w:rsidDel="00A1472C">
          <w:rPr>
            <w:rFonts w:ascii="Cambria" w:hAnsi="Cambria" w:cs="Arial"/>
          </w:rPr>
          <w:delText>16th April, 2018</w:delText>
        </w:r>
      </w:del>
      <w:ins w:id="20" w:author="PLA" w:date="2019-01-28T13:30:00Z">
        <w:r w:rsidR="00A1472C">
          <w:rPr>
            <w:rFonts w:ascii="Cambria" w:hAnsi="Cambria" w:cs="Arial"/>
          </w:rPr>
          <w:t>____________</w:t>
        </w:r>
      </w:ins>
      <w:r w:rsidR="00080A71" w:rsidRPr="00B31644">
        <w:rPr>
          <w:rFonts w:ascii="Cambria" w:hAnsi="Cambria" w:cs="Arial"/>
        </w:rPr>
        <w:t>.</w:t>
      </w:r>
    </w:p>
    <w:p w:rsidR="0044509D" w:rsidRPr="00B31644" w:rsidRDefault="0044509D" w:rsidP="00390B26">
      <w:pPr>
        <w:ind w:left="567"/>
        <w:jc w:val="both"/>
        <w:rPr>
          <w:rFonts w:ascii="Cambria" w:hAnsi="Cambria" w:cs="Arial"/>
        </w:rPr>
      </w:pPr>
    </w:p>
    <w:p w:rsidR="005B1D28" w:rsidRPr="00B31644" w:rsidRDefault="005B1D28" w:rsidP="00390B26">
      <w:pPr>
        <w:ind w:left="567"/>
        <w:jc w:val="both"/>
        <w:rPr>
          <w:rFonts w:ascii="Cambria" w:hAnsi="Cambria" w:cs="Arial"/>
        </w:rPr>
      </w:pPr>
    </w:p>
    <w:p w:rsidR="001E402C" w:rsidRPr="00B31644" w:rsidRDefault="009743B6" w:rsidP="00390B26">
      <w:pPr>
        <w:ind w:left="567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He</w:t>
      </w:r>
      <w:r w:rsidR="001E402C" w:rsidRPr="00B31644">
        <w:rPr>
          <w:rFonts w:ascii="Cambria" w:hAnsi="Cambria" w:cs="Arial"/>
        </w:rPr>
        <w:t xml:space="preserve"> resigned from the services of the </w:t>
      </w:r>
      <w:ins w:id="21" w:author="PLA" w:date="2019-01-28T13:31:00Z">
        <w:r w:rsidR="00A1472C">
          <w:rPr>
            <w:rFonts w:ascii="Cambria" w:hAnsi="Cambria" w:cs="Arial"/>
          </w:rPr>
          <w:t>C</w:t>
        </w:r>
      </w:ins>
      <w:del w:id="22" w:author="PLA" w:date="2019-01-28T13:31:00Z">
        <w:r w:rsidR="001E402C" w:rsidRPr="00B31644" w:rsidDel="00A1472C">
          <w:rPr>
            <w:rFonts w:ascii="Cambria" w:hAnsi="Cambria" w:cs="Arial"/>
          </w:rPr>
          <w:delText>c</w:delText>
        </w:r>
      </w:del>
      <w:r w:rsidR="001E402C" w:rsidRPr="00B31644">
        <w:rPr>
          <w:rFonts w:ascii="Cambria" w:hAnsi="Cambria" w:cs="Arial"/>
        </w:rPr>
        <w:t xml:space="preserve">ompany on </w:t>
      </w:r>
      <w:r>
        <w:rPr>
          <w:rFonts w:ascii="Cambria" w:hAnsi="Cambria" w:cs="Arial"/>
        </w:rPr>
        <w:t>his</w:t>
      </w:r>
      <w:r w:rsidR="001E402C" w:rsidRPr="00B31644">
        <w:rPr>
          <w:rFonts w:ascii="Cambria" w:hAnsi="Cambria" w:cs="Arial"/>
        </w:rPr>
        <w:t xml:space="preserve"> own accord. During </w:t>
      </w:r>
      <w:r>
        <w:rPr>
          <w:rFonts w:ascii="Cambria" w:hAnsi="Cambria" w:cs="Arial"/>
        </w:rPr>
        <w:t>his</w:t>
      </w:r>
      <w:r w:rsidR="00F96B78" w:rsidRPr="00B31644">
        <w:rPr>
          <w:rFonts w:ascii="Cambria" w:hAnsi="Cambria" w:cs="Arial"/>
        </w:rPr>
        <w:t xml:space="preserve"> </w:t>
      </w:r>
      <w:r w:rsidR="001E402C" w:rsidRPr="00B31644">
        <w:rPr>
          <w:rFonts w:ascii="Cambria" w:hAnsi="Cambria" w:cs="Arial"/>
        </w:rPr>
        <w:t>employment with us</w:t>
      </w:r>
      <w:r w:rsidR="00E30121" w:rsidRPr="00B31644">
        <w:rPr>
          <w:rFonts w:ascii="Cambria" w:hAnsi="Cambria" w:cs="Arial"/>
        </w:rPr>
        <w:t>,</w:t>
      </w:r>
      <w:r w:rsidR="001E402C" w:rsidRPr="00B31644">
        <w:rPr>
          <w:rFonts w:ascii="Cambria" w:hAnsi="Cambria" w:cs="Arial"/>
        </w:rPr>
        <w:t xml:space="preserve"> we found</w:t>
      </w:r>
      <w:r w:rsidR="00C87427" w:rsidRPr="00B31644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him</w:t>
      </w:r>
      <w:r w:rsidR="001E402C" w:rsidRPr="00B31644">
        <w:rPr>
          <w:rFonts w:ascii="Cambria" w:hAnsi="Cambria" w:cs="Arial"/>
        </w:rPr>
        <w:t xml:space="preserve"> sincere, honest and hardworking. </w:t>
      </w:r>
    </w:p>
    <w:p w:rsidR="001E402C" w:rsidRPr="00B31644" w:rsidRDefault="001E402C" w:rsidP="00390B26">
      <w:pPr>
        <w:ind w:left="567"/>
        <w:jc w:val="both"/>
        <w:rPr>
          <w:rFonts w:ascii="Cambria" w:hAnsi="Cambria" w:cs="Arial"/>
        </w:rPr>
      </w:pPr>
    </w:p>
    <w:p w:rsidR="001E402C" w:rsidRPr="00B31644" w:rsidRDefault="001E402C">
      <w:pPr>
        <w:ind w:left="567"/>
        <w:jc w:val="both"/>
        <w:rPr>
          <w:rFonts w:ascii="Cambria" w:hAnsi="Cambria" w:cs="Arial"/>
        </w:rPr>
      </w:pPr>
      <w:r w:rsidRPr="00B31644">
        <w:rPr>
          <w:rFonts w:ascii="Cambria" w:hAnsi="Cambria" w:cs="Arial"/>
        </w:rPr>
        <w:t xml:space="preserve">We wish all the best for </w:t>
      </w:r>
      <w:r w:rsidR="009743B6">
        <w:rPr>
          <w:rFonts w:ascii="Cambria" w:hAnsi="Cambria" w:cs="Arial"/>
        </w:rPr>
        <w:t>his</w:t>
      </w:r>
      <w:r w:rsidRPr="00B31644">
        <w:rPr>
          <w:rFonts w:ascii="Cambria" w:hAnsi="Cambria" w:cs="Arial"/>
        </w:rPr>
        <w:t xml:space="preserve"> future.</w:t>
      </w:r>
    </w:p>
    <w:p w:rsidR="00081B05" w:rsidRPr="00B31644" w:rsidRDefault="00081B05">
      <w:pPr>
        <w:ind w:left="567"/>
        <w:jc w:val="both"/>
        <w:rPr>
          <w:rFonts w:ascii="Cambria" w:hAnsi="Cambria" w:cs="Arial"/>
        </w:rPr>
      </w:pPr>
    </w:p>
    <w:p w:rsidR="00EE6B60" w:rsidRPr="00B31644" w:rsidRDefault="00EE6B60">
      <w:pPr>
        <w:ind w:left="567"/>
        <w:jc w:val="both"/>
        <w:rPr>
          <w:rFonts w:ascii="Cambria" w:hAnsi="Cambria" w:cs="Arial"/>
        </w:rPr>
      </w:pPr>
      <w:bookmarkStart w:id="23" w:name="_GoBack"/>
      <w:bookmarkEnd w:id="23"/>
    </w:p>
    <w:p w:rsidR="007B3623" w:rsidRPr="00B31644" w:rsidRDefault="007B3623">
      <w:pPr>
        <w:ind w:left="567"/>
        <w:jc w:val="both"/>
        <w:rPr>
          <w:rFonts w:ascii="Cambria" w:hAnsi="Cambria" w:cs="Arial"/>
        </w:rPr>
      </w:pPr>
      <w:r w:rsidRPr="00B31644">
        <w:rPr>
          <w:rFonts w:ascii="Cambria" w:hAnsi="Cambria" w:cs="Arial"/>
        </w:rPr>
        <w:t>Thanking you,</w:t>
      </w:r>
    </w:p>
    <w:p w:rsidR="001E402C" w:rsidRPr="00B31644" w:rsidRDefault="001E402C">
      <w:pPr>
        <w:ind w:left="567"/>
        <w:jc w:val="both"/>
        <w:rPr>
          <w:rFonts w:ascii="Cambria" w:hAnsi="Cambria" w:cs="Arial"/>
        </w:rPr>
      </w:pPr>
    </w:p>
    <w:p w:rsidR="004728AD" w:rsidRPr="00B31644" w:rsidRDefault="004728AD" w:rsidP="00390B26">
      <w:pPr>
        <w:ind w:left="567"/>
        <w:jc w:val="both"/>
        <w:rPr>
          <w:rFonts w:ascii="Cambria" w:hAnsi="Cambria" w:cs="Arial"/>
        </w:rPr>
      </w:pPr>
    </w:p>
    <w:p w:rsidR="00014BE4" w:rsidRPr="00B31644" w:rsidRDefault="00014BE4" w:rsidP="00390B26">
      <w:pPr>
        <w:ind w:left="567"/>
        <w:jc w:val="both"/>
        <w:rPr>
          <w:rFonts w:ascii="Cambria" w:hAnsi="Cambria" w:cs="Arial"/>
        </w:rPr>
      </w:pPr>
      <w:r w:rsidRPr="00B31644">
        <w:rPr>
          <w:rFonts w:ascii="Cambria" w:hAnsi="Cambria" w:cs="Arial"/>
        </w:rPr>
        <w:t xml:space="preserve">For </w:t>
      </w:r>
      <w:r w:rsidR="009743B6">
        <w:rPr>
          <w:rFonts w:ascii="Cambria" w:hAnsi="Cambria" w:cs="Arial"/>
        </w:rPr>
        <w:t>Infinity Data Technologies Pvt Ltd</w:t>
      </w:r>
    </w:p>
    <w:p w:rsidR="00014BE4" w:rsidRPr="00B31644" w:rsidRDefault="00014BE4" w:rsidP="00390B26">
      <w:pPr>
        <w:ind w:left="567"/>
        <w:jc w:val="both"/>
        <w:rPr>
          <w:rFonts w:ascii="Cambria" w:hAnsi="Cambria" w:cs="Arial"/>
        </w:rPr>
      </w:pPr>
    </w:p>
    <w:p w:rsidR="00014BE4" w:rsidRPr="00B31644" w:rsidRDefault="00014BE4" w:rsidP="00390B26">
      <w:pPr>
        <w:ind w:left="567"/>
        <w:jc w:val="both"/>
        <w:rPr>
          <w:rFonts w:ascii="Cambria" w:hAnsi="Cambria" w:cs="Arial"/>
        </w:rPr>
      </w:pPr>
    </w:p>
    <w:p w:rsidR="00630044" w:rsidRPr="00B31644" w:rsidRDefault="0028434A" w:rsidP="00390B26">
      <w:pPr>
        <w:ind w:left="567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Sagar Kenkar</w:t>
      </w:r>
    </w:p>
    <w:p w:rsidR="00814FF2" w:rsidRPr="00B31644" w:rsidRDefault="0028434A" w:rsidP="00390B26">
      <w:pPr>
        <w:ind w:left="567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Manager-Human Resource</w:t>
      </w:r>
    </w:p>
    <w:p w:rsidR="00014BE4" w:rsidRPr="00B31644" w:rsidRDefault="00014BE4" w:rsidP="00014BE4">
      <w:pPr>
        <w:ind w:firstLine="720"/>
        <w:jc w:val="both"/>
        <w:rPr>
          <w:rFonts w:ascii="Cambria" w:hAnsi="Cambria"/>
        </w:rPr>
      </w:pPr>
    </w:p>
    <w:p w:rsidR="00F02977" w:rsidRPr="00B31644" w:rsidRDefault="00F02977" w:rsidP="00014BE4">
      <w:pPr>
        <w:jc w:val="both"/>
        <w:rPr>
          <w:rFonts w:ascii="Cambria" w:hAnsi="Cambria"/>
        </w:rPr>
      </w:pPr>
    </w:p>
    <w:sectPr w:rsidR="00F02977" w:rsidRPr="00B31644" w:rsidSect="003E51B8">
      <w:pgSz w:w="12240" w:h="15840"/>
      <w:pgMar w:top="1620" w:right="180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LA">
    <w15:presenceInfo w15:providerId="None" w15:userId="PLA"/>
  </w15:person>
  <w15:person w15:author="Rajashri Jadhav">
    <w15:presenceInfo w15:providerId="AD" w15:userId="S-1-5-21-2616265894-603217847-191491103-1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B6"/>
    <w:rsid w:val="00001529"/>
    <w:rsid w:val="000023C4"/>
    <w:rsid w:val="00002FB5"/>
    <w:rsid w:val="000064E7"/>
    <w:rsid w:val="00006D34"/>
    <w:rsid w:val="0000703D"/>
    <w:rsid w:val="00012B02"/>
    <w:rsid w:val="00014BE4"/>
    <w:rsid w:val="00015C73"/>
    <w:rsid w:val="00023320"/>
    <w:rsid w:val="00023B1F"/>
    <w:rsid w:val="00030BC9"/>
    <w:rsid w:val="000336B3"/>
    <w:rsid w:val="000356A0"/>
    <w:rsid w:val="00036391"/>
    <w:rsid w:val="00036740"/>
    <w:rsid w:val="00040D27"/>
    <w:rsid w:val="0004128F"/>
    <w:rsid w:val="00043852"/>
    <w:rsid w:val="00053F7C"/>
    <w:rsid w:val="000541A4"/>
    <w:rsid w:val="0005760D"/>
    <w:rsid w:val="00061532"/>
    <w:rsid w:val="00062931"/>
    <w:rsid w:val="0006379E"/>
    <w:rsid w:val="000656EB"/>
    <w:rsid w:val="000661CD"/>
    <w:rsid w:val="00066CAD"/>
    <w:rsid w:val="000700DA"/>
    <w:rsid w:val="00070359"/>
    <w:rsid w:val="0007287E"/>
    <w:rsid w:val="00072AFE"/>
    <w:rsid w:val="00073B27"/>
    <w:rsid w:val="00076B79"/>
    <w:rsid w:val="00077F95"/>
    <w:rsid w:val="00080A71"/>
    <w:rsid w:val="00081B05"/>
    <w:rsid w:val="00082405"/>
    <w:rsid w:val="00086219"/>
    <w:rsid w:val="000862C2"/>
    <w:rsid w:val="00090A9C"/>
    <w:rsid w:val="000953D3"/>
    <w:rsid w:val="0009661B"/>
    <w:rsid w:val="000A0C08"/>
    <w:rsid w:val="000A1004"/>
    <w:rsid w:val="000A1D4A"/>
    <w:rsid w:val="000B0071"/>
    <w:rsid w:val="000B0C62"/>
    <w:rsid w:val="000B4839"/>
    <w:rsid w:val="000B50E3"/>
    <w:rsid w:val="000B61DF"/>
    <w:rsid w:val="000C38A8"/>
    <w:rsid w:val="000C5061"/>
    <w:rsid w:val="000C617B"/>
    <w:rsid w:val="000C6905"/>
    <w:rsid w:val="000D087B"/>
    <w:rsid w:val="000D1182"/>
    <w:rsid w:val="000D7190"/>
    <w:rsid w:val="000D74D5"/>
    <w:rsid w:val="000D7F83"/>
    <w:rsid w:val="000E17F4"/>
    <w:rsid w:val="000E4375"/>
    <w:rsid w:val="000E49BD"/>
    <w:rsid w:val="000E50B0"/>
    <w:rsid w:val="000E59E3"/>
    <w:rsid w:val="000E7186"/>
    <w:rsid w:val="000E74A1"/>
    <w:rsid w:val="000E781C"/>
    <w:rsid w:val="000F3435"/>
    <w:rsid w:val="000F4158"/>
    <w:rsid w:val="000F4EEB"/>
    <w:rsid w:val="000F5A8B"/>
    <w:rsid w:val="001051A4"/>
    <w:rsid w:val="001051FB"/>
    <w:rsid w:val="001061DD"/>
    <w:rsid w:val="0010729E"/>
    <w:rsid w:val="00112CC3"/>
    <w:rsid w:val="001142FC"/>
    <w:rsid w:val="0011456C"/>
    <w:rsid w:val="00114703"/>
    <w:rsid w:val="001157C8"/>
    <w:rsid w:val="00122CAB"/>
    <w:rsid w:val="001244CF"/>
    <w:rsid w:val="001261F8"/>
    <w:rsid w:val="00127603"/>
    <w:rsid w:val="00131BAE"/>
    <w:rsid w:val="001321EB"/>
    <w:rsid w:val="001330A6"/>
    <w:rsid w:val="00133141"/>
    <w:rsid w:val="00133299"/>
    <w:rsid w:val="001353DF"/>
    <w:rsid w:val="0013685B"/>
    <w:rsid w:val="001377AD"/>
    <w:rsid w:val="00143774"/>
    <w:rsid w:val="001438D2"/>
    <w:rsid w:val="00143BB3"/>
    <w:rsid w:val="00143C1C"/>
    <w:rsid w:val="00152CAA"/>
    <w:rsid w:val="00153C3F"/>
    <w:rsid w:val="001553D8"/>
    <w:rsid w:val="00155820"/>
    <w:rsid w:val="0015695C"/>
    <w:rsid w:val="00160480"/>
    <w:rsid w:val="00162F18"/>
    <w:rsid w:val="00163C1E"/>
    <w:rsid w:val="00167BA5"/>
    <w:rsid w:val="001726D4"/>
    <w:rsid w:val="00173C77"/>
    <w:rsid w:val="001808A6"/>
    <w:rsid w:val="00182A13"/>
    <w:rsid w:val="00184025"/>
    <w:rsid w:val="001860A1"/>
    <w:rsid w:val="001874F0"/>
    <w:rsid w:val="00187C2A"/>
    <w:rsid w:val="00187D01"/>
    <w:rsid w:val="00190910"/>
    <w:rsid w:val="00192439"/>
    <w:rsid w:val="00196CAC"/>
    <w:rsid w:val="001A0801"/>
    <w:rsid w:val="001B26A1"/>
    <w:rsid w:val="001B6F2D"/>
    <w:rsid w:val="001C6C46"/>
    <w:rsid w:val="001C7412"/>
    <w:rsid w:val="001D199E"/>
    <w:rsid w:val="001D321D"/>
    <w:rsid w:val="001D409A"/>
    <w:rsid w:val="001D444F"/>
    <w:rsid w:val="001D460C"/>
    <w:rsid w:val="001D7A10"/>
    <w:rsid w:val="001E04AD"/>
    <w:rsid w:val="001E402C"/>
    <w:rsid w:val="001E62D5"/>
    <w:rsid w:val="001E75B6"/>
    <w:rsid w:val="001F09A5"/>
    <w:rsid w:val="001F353F"/>
    <w:rsid w:val="001F491A"/>
    <w:rsid w:val="001F55DF"/>
    <w:rsid w:val="001F730F"/>
    <w:rsid w:val="0020248D"/>
    <w:rsid w:val="00207FFB"/>
    <w:rsid w:val="00210A00"/>
    <w:rsid w:val="002112D6"/>
    <w:rsid w:val="0021676A"/>
    <w:rsid w:val="00216AD7"/>
    <w:rsid w:val="00220826"/>
    <w:rsid w:val="00221C63"/>
    <w:rsid w:val="00222953"/>
    <w:rsid w:val="00224DBC"/>
    <w:rsid w:val="0022620E"/>
    <w:rsid w:val="00226525"/>
    <w:rsid w:val="0023178B"/>
    <w:rsid w:val="002353A7"/>
    <w:rsid w:val="002357BB"/>
    <w:rsid w:val="0023606F"/>
    <w:rsid w:val="0023698E"/>
    <w:rsid w:val="002373D9"/>
    <w:rsid w:val="002428EC"/>
    <w:rsid w:val="00247B74"/>
    <w:rsid w:val="002518B6"/>
    <w:rsid w:val="002519AA"/>
    <w:rsid w:val="0025357D"/>
    <w:rsid w:val="00253E27"/>
    <w:rsid w:val="00255258"/>
    <w:rsid w:val="00255BFF"/>
    <w:rsid w:val="00255E27"/>
    <w:rsid w:val="00256A25"/>
    <w:rsid w:val="00261C79"/>
    <w:rsid w:val="00263138"/>
    <w:rsid w:val="00265F3F"/>
    <w:rsid w:val="00267A78"/>
    <w:rsid w:val="00274127"/>
    <w:rsid w:val="00274769"/>
    <w:rsid w:val="00276CFA"/>
    <w:rsid w:val="00280FA8"/>
    <w:rsid w:val="00281B80"/>
    <w:rsid w:val="0028253C"/>
    <w:rsid w:val="0028434A"/>
    <w:rsid w:val="0029080B"/>
    <w:rsid w:val="00291396"/>
    <w:rsid w:val="0029403B"/>
    <w:rsid w:val="00296312"/>
    <w:rsid w:val="002A65C3"/>
    <w:rsid w:val="002A7548"/>
    <w:rsid w:val="002A7EDE"/>
    <w:rsid w:val="002B204C"/>
    <w:rsid w:val="002B2660"/>
    <w:rsid w:val="002C1303"/>
    <w:rsid w:val="002C3A92"/>
    <w:rsid w:val="002C4D94"/>
    <w:rsid w:val="002C6B68"/>
    <w:rsid w:val="002D0951"/>
    <w:rsid w:val="002D4A64"/>
    <w:rsid w:val="002D50F9"/>
    <w:rsid w:val="002D7C57"/>
    <w:rsid w:val="002E266C"/>
    <w:rsid w:val="002E3942"/>
    <w:rsid w:val="002E7741"/>
    <w:rsid w:val="002F05F0"/>
    <w:rsid w:val="002F1AD6"/>
    <w:rsid w:val="002F480B"/>
    <w:rsid w:val="002F5879"/>
    <w:rsid w:val="002F6450"/>
    <w:rsid w:val="002F7FC9"/>
    <w:rsid w:val="00310450"/>
    <w:rsid w:val="003112AD"/>
    <w:rsid w:val="00321C52"/>
    <w:rsid w:val="00321E7E"/>
    <w:rsid w:val="00324380"/>
    <w:rsid w:val="00330071"/>
    <w:rsid w:val="00332B9F"/>
    <w:rsid w:val="00343B79"/>
    <w:rsid w:val="00344113"/>
    <w:rsid w:val="0035405D"/>
    <w:rsid w:val="00354D6D"/>
    <w:rsid w:val="00354ED9"/>
    <w:rsid w:val="00355D4A"/>
    <w:rsid w:val="00356937"/>
    <w:rsid w:val="003577BB"/>
    <w:rsid w:val="00357AA8"/>
    <w:rsid w:val="0036192C"/>
    <w:rsid w:val="00362049"/>
    <w:rsid w:val="00362823"/>
    <w:rsid w:val="00362833"/>
    <w:rsid w:val="00366242"/>
    <w:rsid w:val="0037093A"/>
    <w:rsid w:val="00372B08"/>
    <w:rsid w:val="00377F2C"/>
    <w:rsid w:val="00383EF1"/>
    <w:rsid w:val="00384623"/>
    <w:rsid w:val="003846A3"/>
    <w:rsid w:val="00390B26"/>
    <w:rsid w:val="00391C7B"/>
    <w:rsid w:val="00395AEA"/>
    <w:rsid w:val="00396A69"/>
    <w:rsid w:val="003A066D"/>
    <w:rsid w:val="003A2AB6"/>
    <w:rsid w:val="003A7EE5"/>
    <w:rsid w:val="003B0B56"/>
    <w:rsid w:val="003B28D4"/>
    <w:rsid w:val="003B4E6E"/>
    <w:rsid w:val="003C065E"/>
    <w:rsid w:val="003C1E02"/>
    <w:rsid w:val="003C5C91"/>
    <w:rsid w:val="003C646C"/>
    <w:rsid w:val="003C670B"/>
    <w:rsid w:val="003C76C5"/>
    <w:rsid w:val="003D206C"/>
    <w:rsid w:val="003D48C4"/>
    <w:rsid w:val="003D6F9F"/>
    <w:rsid w:val="003E0333"/>
    <w:rsid w:val="003E20BB"/>
    <w:rsid w:val="003E3878"/>
    <w:rsid w:val="003E51B8"/>
    <w:rsid w:val="003E5B0B"/>
    <w:rsid w:val="003E6556"/>
    <w:rsid w:val="003E6EA7"/>
    <w:rsid w:val="003E7F35"/>
    <w:rsid w:val="003F0FDA"/>
    <w:rsid w:val="003F1EF1"/>
    <w:rsid w:val="00400685"/>
    <w:rsid w:val="00404019"/>
    <w:rsid w:val="00404AB2"/>
    <w:rsid w:val="00404DDD"/>
    <w:rsid w:val="0040519F"/>
    <w:rsid w:val="00405CDE"/>
    <w:rsid w:val="00410633"/>
    <w:rsid w:val="004142D2"/>
    <w:rsid w:val="004144C9"/>
    <w:rsid w:val="00415411"/>
    <w:rsid w:val="00416BC5"/>
    <w:rsid w:val="00420557"/>
    <w:rsid w:val="004205CA"/>
    <w:rsid w:val="00422C16"/>
    <w:rsid w:val="004259AA"/>
    <w:rsid w:val="0042640C"/>
    <w:rsid w:val="0042667E"/>
    <w:rsid w:val="00432653"/>
    <w:rsid w:val="0043733D"/>
    <w:rsid w:val="00437A87"/>
    <w:rsid w:val="0044055B"/>
    <w:rsid w:val="0044440C"/>
    <w:rsid w:val="00444E2F"/>
    <w:rsid w:val="0044509D"/>
    <w:rsid w:val="0044576D"/>
    <w:rsid w:val="004478E4"/>
    <w:rsid w:val="00447DEA"/>
    <w:rsid w:val="00455500"/>
    <w:rsid w:val="00456267"/>
    <w:rsid w:val="0046048C"/>
    <w:rsid w:val="0046057A"/>
    <w:rsid w:val="004617D7"/>
    <w:rsid w:val="00461E3F"/>
    <w:rsid w:val="00462399"/>
    <w:rsid w:val="00462CFD"/>
    <w:rsid w:val="00467C4B"/>
    <w:rsid w:val="004709CB"/>
    <w:rsid w:val="004728AD"/>
    <w:rsid w:val="004749EF"/>
    <w:rsid w:val="00475602"/>
    <w:rsid w:val="00480E45"/>
    <w:rsid w:val="004844ED"/>
    <w:rsid w:val="00486914"/>
    <w:rsid w:val="00486D2B"/>
    <w:rsid w:val="00486EDD"/>
    <w:rsid w:val="004918FF"/>
    <w:rsid w:val="0049209B"/>
    <w:rsid w:val="004A0508"/>
    <w:rsid w:val="004A1F60"/>
    <w:rsid w:val="004A4151"/>
    <w:rsid w:val="004A5446"/>
    <w:rsid w:val="004B10B3"/>
    <w:rsid w:val="004B2C19"/>
    <w:rsid w:val="004B5104"/>
    <w:rsid w:val="004B6ED9"/>
    <w:rsid w:val="004B7720"/>
    <w:rsid w:val="004C06C6"/>
    <w:rsid w:val="004D4E9E"/>
    <w:rsid w:val="004D5D59"/>
    <w:rsid w:val="004D5E3D"/>
    <w:rsid w:val="004D729E"/>
    <w:rsid w:val="004E1834"/>
    <w:rsid w:val="004E37B2"/>
    <w:rsid w:val="004E42B9"/>
    <w:rsid w:val="004E6286"/>
    <w:rsid w:val="004E7B4F"/>
    <w:rsid w:val="004F0F17"/>
    <w:rsid w:val="004F3949"/>
    <w:rsid w:val="004F57C5"/>
    <w:rsid w:val="004F60F2"/>
    <w:rsid w:val="004F743F"/>
    <w:rsid w:val="005036E4"/>
    <w:rsid w:val="00505D69"/>
    <w:rsid w:val="005071E7"/>
    <w:rsid w:val="0051235D"/>
    <w:rsid w:val="005130BF"/>
    <w:rsid w:val="00514392"/>
    <w:rsid w:val="00515983"/>
    <w:rsid w:val="00515E1D"/>
    <w:rsid w:val="00516F31"/>
    <w:rsid w:val="005208D1"/>
    <w:rsid w:val="005217AF"/>
    <w:rsid w:val="005239B4"/>
    <w:rsid w:val="0052491C"/>
    <w:rsid w:val="005319B0"/>
    <w:rsid w:val="00532614"/>
    <w:rsid w:val="00535B5C"/>
    <w:rsid w:val="00536EDC"/>
    <w:rsid w:val="00541189"/>
    <w:rsid w:val="00541B3D"/>
    <w:rsid w:val="005446BD"/>
    <w:rsid w:val="0055032E"/>
    <w:rsid w:val="005513AD"/>
    <w:rsid w:val="005520BD"/>
    <w:rsid w:val="005533AF"/>
    <w:rsid w:val="005560AF"/>
    <w:rsid w:val="005577C7"/>
    <w:rsid w:val="005619C9"/>
    <w:rsid w:val="00561A49"/>
    <w:rsid w:val="00565CC3"/>
    <w:rsid w:val="00574756"/>
    <w:rsid w:val="005769E0"/>
    <w:rsid w:val="00577CCD"/>
    <w:rsid w:val="00583988"/>
    <w:rsid w:val="005847EE"/>
    <w:rsid w:val="00587906"/>
    <w:rsid w:val="0059269F"/>
    <w:rsid w:val="005926CC"/>
    <w:rsid w:val="00593CCA"/>
    <w:rsid w:val="00594AC5"/>
    <w:rsid w:val="00596A0F"/>
    <w:rsid w:val="005A0532"/>
    <w:rsid w:val="005A1989"/>
    <w:rsid w:val="005B036B"/>
    <w:rsid w:val="005B1D28"/>
    <w:rsid w:val="005B369C"/>
    <w:rsid w:val="005B7BEA"/>
    <w:rsid w:val="005C0237"/>
    <w:rsid w:val="005C1541"/>
    <w:rsid w:val="005C5A8F"/>
    <w:rsid w:val="005C6B9B"/>
    <w:rsid w:val="005D30D1"/>
    <w:rsid w:val="005D4080"/>
    <w:rsid w:val="005D583B"/>
    <w:rsid w:val="005D5F81"/>
    <w:rsid w:val="005D7252"/>
    <w:rsid w:val="005E0648"/>
    <w:rsid w:val="005E3B25"/>
    <w:rsid w:val="005E4EB7"/>
    <w:rsid w:val="005F6BF8"/>
    <w:rsid w:val="006001DA"/>
    <w:rsid w:val="00600463"/>
    <w:rsid w:val="00601224"/>
    <w:rsid w:val="00602B2C"/>
    <w:rsid w:val="00602F8F"/>
    <w:rsid w:val="00603304"/>
    <w:rsid w:val="006046DD"/>
    <w:rsid w:val="0060499E"/>
    <w:rsid w:val="00606577"/>
    <w:rsid w:val="0061016E"/>
    <w:rsid w:val="006117DE"/>
    <w:rsid w:val="00611C2B"/>
    <w:rsid w:val="00616255"/>
    <w:rsid w:val="006171EC"/>
    <w:rsid w:val="006219AB"/>
    <w:rsid w:val="006226DC"/>
    <w:rsid w:val="00630044"/>
    <w:rsid w:val="0063107D"/>
    <w:rsid w:val="006321D0"/>
    <w:rsid w:val="00633A4C"/>
    <w:rsid w:val="00634BAE"/>
    <w:rsid w:val="00634C23"/>
    <w:rsid w:val="006352F4"/>
    <w:rsid w:val="006367AF"/>
    <w:rsid w:val="0063741C"/>
    <w:rsid w:val="00641508"/>
    <w:rsid w:val="00641F69"/>
    <w:rsid w:val="00642B7A"/>
    <w:rsid w:val="00643068"/>
    <w:rsid w:val="0064317F"/>
    <w:rsid w:val="006438DD"/>
    <w:rsid w:val="00643A5A"/>
    <w:rsid w:val="006446F2"/>
    <w:rsid w:val="00644D30"/>
    <w:rsid w:val="0065252F"/>
    <w:rsid w:val="006548D3"/>
    <w:rsid w:val="00655B1C"/>
    <w:rsid w:val="00655CE6"/>
    <w:rsid w:val="006575BD"/>
    <w:rsid w:val="00657EFA"/>
    <w:rsid w:val="006609F3"/>
    <w:rsid w:val="00660DB9"/>
    <w:rsid w:val="00661651"/>
    <w:rsid w:val="00661869"/>
    <w:rsid w:val="00665249"/>
    <w:rsid w:val="00665BBE"/>
    <w:rsid w:val="00670D93"/>
    <w:rsid w:val="00671524"/>
    <w:rsid w:val="00671D84"/>
    <w:rsid w:val="00672166"/>
    <w:rsid w:val="0067527C"/>
    <w:rsid w:val="0067574B"/>
    <w:rsid w:val="00675D3D"/>
    <w:rsid w:val="00677719"/>
    <w:rsid w:val="00677D91"/>
    <w:rsid w:val="00682E38"/>
    <w:rsid w:val="006866F5"/>
    <w:rsid w:val="00690842"/>
    <w:rsid w:val="006923EB"/>
    <w:rsid w:val="00693565"/>
    <w:rsid w:val="006958C9"/>
    <w:rsid w:val="006976E6"/>
    <w:rsid w:val="006A299D"/>
    <w:rsid w:val="006A464A"/>
    <w:rsid w:val="006A6486"/>
    <w:rsid w:val="006A788C"/>
    <w:rsid w:val="006B0426"/>
    <w:rsid w:val="006B0604"/>
    <w:rsid w:val="006B287A"/>
    <w:rsid w:val="006C36A6"/>
    <w:rsid w:val="006C426F"/>
    <w:rsid w:val="006C77BB"/>
    <w:rsid w:val="006D0873"/>
    <w:rsid w:val="006D2B9C"/>
    <w:rsid w:val="006D36D5"/>
    <w:rsid w:val="006D4966"/>
    <w:rsid w:val="006D49FC"/>
    <w:rsid w:val="006D5979"/>
    <w:rsid w:val="006D59D7"/>
    <w:rsid w:val="006E071E"/>
    <w:rsid w:val="006E3544"/>
    <w:rsid w:val="006F0FA2"/>
    <w:rsid w:val="006F2B77"/>
    <w:rsid w:val="00700C6A"/>
    <w:rsid w:val="00700C8F"/>
    <w:rsid w:val="00702CD5"/>
    <w:rsid w:val="007035FD"/>
    <w:rsid w:val="00707369"/>
    <w:rsid w:val="00712BEE"/>
    <w:rsid w:val="00715687"/>
    <w:rsid w:val="00720CF0"/>
    <w:rsid w:val="007217B3"/>
    <w:rsid w:val="00721DFF"/>
    <w:rsid w:val="0072236F"/>
    <w:rsid w:val="007227B7"/>
    <w:rsid w:val="00727805"/>
    <w:rsid w:val="007318D7"/>
    <w:rsid w:val="007338C2"/>
    <w:rsid w:val="007357CB"/>
    <w:rsid w:val="007400AE"/>
    <w:rsid w:val="00743DB4"/>
    <w:rsid w:val="00745392"/>
    <w:rsid w:val="00746A91"/>
    <w:rsid w:val="00746F37"/>
    <w:rsid w:val="00750B4D"/>
    <w:rsid w:val="00753A73"/>
    <w:rsid w:val="0075432D"/>
    <w:rsid w:val="007546F0"/>
    <w:rsid w:val="007559D9"/>
    <w:rsid w:val="00755C69"/>
    <w:rsid w:val="00755D66"/>
    <w:rsid w:val="00757076"/>
    <w:rsid w:val="00757CD0"/>
    <w:rsid w:val="00761337"/>
    <w:rsid w:val="0076695E"/>
    <w:rsid w:val="00774928"/>
    <w:rsid w:val="00774EB9"/>
    <w:rsid w:val="00780E9F"/>
    <w:rsid w:val="00783F5E"/>
    <w:rsid w:val="00784846"/>
    <w:rsid w:val="00792F06"/>
    <w:rsid w:val="00793C97"/>
    <w:rsid w:val="00794757"/>
    <w:rsid w:val="00797EC8"/>
    <w:rsid w:val="007A332F"/>
    <w:rsid w:val="007A3F62"/>
    <w:rsid w:val="007B0957"/>
    <w:rsid w:val="007B1FC1"/>
    <w:rsid w:val="007B33E0"/>
    <w:rsid w:val="007B3623"/>
    <w:rsid w:val="007B39B6"/>
    <w:rsid w:val="007B479F"/>
    <w:rsid w:val="007B5625"/>
    <w:rsid w:val="007B58E6"/>
    <w:rsid w:val="007C2926"/>
    <w:rsid w:val="007C2DF9"/>
    <w:rsid w:val="007C4873"/>
    <w:rsid w:val="007C4AD2"/>
    <w:rsid w:val="007C5DB3"/>
    <w:rsid w:val="007D0D2A"/>
    <w:rsid w:val="007D39BE"/>
    <w:rsid w:val="007D3F1F"/>
    <w:rsid w:val="007D4C92"/>
    <w:rsid w:val="007D5079"/>
    <w:rsid w:val="007D794A"/>
    <w:rsid w:val="007E1218"/>
    <w:rsid w:val="007E5134"/>
    <w:rsid w:val="007E6243"/>
    <w:rsid w:val="007F008A"/>
    <w:rsid w:val="007F0415"/>
    <w:rsid w:val="007F70C9"/>
    <w:rsid w:val="007F7A7A"/>
    <w:rsid w:val="00802926"/>
    <w:rsid w:val="00802C01"/>
    <w:rsid w:val="00803ADE"/>
    <w:rsid w:val="0080405F"/>
    <w:rsid w:val="008041F3"/>
    <w:rsid w:val="00810552"/>
    <w:rsid w:val="00810FC4"/>
    <w:rsid w:val="00812C9E"/>
    <w:rsid w:val="00814FF2"/>
    <w:rsid w:val="00816FA7"/>
    <w:rsid w:val="008401A2"/>
    <w:rsid w:val="0084639F"/>
    <w:rsid w:val="00847110"/>
    <w:rsid w:val="008517D0"/>
    <w:rsid w:val="00852E96"/>
    <w:rsid w:val="008567E4"/>
    <w:rsid w:val="0086175D"/>
    <w:rsid w:val="00861B2F"/>
    <w:rsid w:val="00861ED1"/>
    <w:rsid w:val="00862B06"/>
    <w:rsid w:val="00864CC7"/>
    <w:rsid w:val="00867890"/>
    <w:rsid w:val="00870100"/>
    <w:rsid w:val="00870FAD"/>
    <w:rsid w:val="00873728"/>
    <w:rsid w:val="00873F19"/>
    <w:rsid w:val="008774C9"/>
    <w:rsid w:val="008779A7"/>
    <w:rsid w:val="00883F69"/>
    <w:rsid w:val="008845B2"/>
    <w:rsid w:val="00884AB1"/>
    <w:rsid w:val="008867A7"/>
    <w:rsid w:val="008901DA"/>
    <w:rsid w:val="0089376E"/>
    <w:rsid w:val="00895754"/>
    <w:rsid w:val="00896235"/>
    <w:rsid w:val="00896371"/>
    <w:rsid w:val="00896870"/>
    <w:rsid w:val="00896889"/>
    <w:rsid w:val="00897FE4"/>
    <w:rsid w:val="008A1554"/>
    <w:rsid w:val="008A7539"/>
    <w:rsid w:val="008A79E8"/>
    <w:rsid w:val="008A7BE4"/>
    <w:rsid w:val="008A7F5F"/>
    <w:rsid w:val="008B2299"/>
    <w:rsid w:val="008B62F3"/>
    <w:rsid w:val="008B764A"/>
    <w:rsid w:val="008C5D1D"/>
    <w:rsid w:val="008C5D65"/>
    <w:rsid w:val="008C6395"/>
    <w:rsid w:val="008C6A13"/>
    <w:rsid w:val="008C6B4D"/>
    <w:rsid w:val="008D0D32"/>
    <w:rsid w:val="008D59F8"/>
    <w:rsid w:val="008D5CE0"/>
    <w:rsid w:val="008E07C7"/>
    <w:rsid w:val="008E27BB"/>
    <w:rsid w:val="008E4180"/>
    <w:rsid w:val="008E4483"/>
    <w:rsid w:val="008E46F7"/>
    <w:rsid w:val="008F33D2"/>
    <w:rsid w:val="008F4578"/>
    <w:rsid w:val="008F6C8F"/>
    <w:rsid w:val="008F7D24"/>
    <w:rsid w:val="008F7D80"/>
    <w:rsid w:val="00900DD6"/>
    <w:rsid w:val="0090471C"/>
    <w:rsid w:val="009075C7"/>
    <w:rsid w:val="009101E1"/>
    <w:rsid w:val="0091076C"/>
    <w:rsid w:val="009107C1"/>
    <w:rsid w:val="0091292E"/>
    <w:rsid w:val="0091756E"/>
    <w:rsid w:val="00920DA6"/>
    <w:rsid w:val="00924E5D"/>
    <w:rsid w:val="00931E84"/>
    <w:rsid w:val="009357BF"/>
    <w:rsid w:val="00942112"/>
    <w:rsid w:val="00942CFB"/>
    <w:rsid w:val="00944EAB"/>
    <w:rsid w:val="00954301"/>
    <w:rsid w:val="009544ED"/>
    <w:rsid w:val="00954756"/>
    <w:rsid w:val="00955E5D"/>
    <w:rsid w:val="00960462"/>
    <w:rsid w:val="0096280A"/>
    <w:rsid w:val="00963823"/>
    <w:rsid w:val="00967A88"/>
    <w:rsid w:val="00970A02"/>
    <w:rsid w:val="00970A4B"/>
    <w:rsid w:val="009715AE"/>
    <w:rsid w:val="009743B6"/>
    <w:rsid w:val="009821D9"/>
    <w:rsid w:val="00983D68"/>
    <w:rsid w:val="00985220"/>
    <w:rsid w:val="00986960"/>
    <w:rsid w:val="00990DE5"/>
    <w:rsid w:val="009933E1"/>
    <w:rsid w:val="0099344E"/>
    <w:rsid w:val="0099617F"/>
    <w:rsid w:val="00997FCE"/>
    <w:rsid w:val="009A5584"/>
    <w:rsid w:val="009A58FA"/>
    <w:rsid w:val="009B01A6"/>
    <w:rsid w:val="009B06F8"/>
    <w:rsid w:val="009B0E90"/>
    <w:rsid w:val="009B6987"/>
    <w:rsid w:val="009C2694"/>
    <w:rsid w:val="009C29C0"/>
    <w:rsid w:val="009C43F6"/>
    <w:rsid w:val="009C5B11"/>
    <w:rsid w:val="009C71A1"/>
    <w:rsid w:val="009D1048"/>
    <w:rsid w:val="009D4AF4"/>
    <w:rsid w:val="009D78EA"/>
    <w:rsid w:val="009E5E4F"/>
    <w:rsid w:val="009E5E6C"/>
    <w:rsid w:val="009E6489"/>
    <w:rsid w:val="009F3367"/>
    <w:rsid w:val="009F39D2"/>
    <w:rsid w:val="009F5551"/>
    <w:rsid w:val="009F5A49"/>
    <w:rsid w:val="009F5CA4"/>
    <w:rsid w:val="009F64C3"/>
    <w:rsid w:val="009F6BCA"/>
    <w:rsid w:val="00A01325"/>
    <w:rsid w:val="00A026DC"/>
    <w:rsid w:val="00A044E1"/>
    <w:rsid w:val="00A04C05"/>
    <w:rsid w:val="00A11CD1"/>
    <w:rsid w:val="00A13BE0"/>
    <w:rsid w:val="00A14432"/>
    <w:rsid w:val="00A1472C"/>
    <w:rsid w:val="00A166FB"/>
    <w:rsid w:val="00A210CC"/>
    <w:rsid w:val="00A26070"/>
    <w:rsid w:val="00A30326"/>
    <w:rsid w:val="00A323C1"/>
    <w:rsid w:val="00A3321B"/>
    <w:rsid w:val="00A462EC"/>
    <w:rsid w:val="00A5511D"/>
    <w:rsid w:val="00A600B5"/>
    <w:rsid w:val="00A6132C"/>
    <w:rsid w:val="00A63DC9"/>
    <w:rsid w:val="00A666B7"/>
    <w:rsid w:val="00A70D30"/>
    <w:rsid w:val="00A726FC"/>
    <w:rsid w:val="00A73902"/>
    <w:rsid w:val="00A739DD"/>
    <w:rsid w:val="00A81AB0"/>
    <w:rsid w:val="00A8332B"/>
    <w:rsid w:val="00A85E38"/>
    <w:rsid w:val="00A878C2"/>
    <w:rsid w:val="00A925C7"/>
    <w:rsid w:val="00A92FBA"/>
    <w:rsid w:val="00A96681"/>
    <w:rsid w:val="00AA1029"/>
    <w:rsid w:val="00AA23C1"/>
    <w:rsid w:val="00AA5C38"/>
    <w:rsid w:val="00AA6050"/>
    <w:rsid w:val="00AA733A"/>
    <w:rsid w:val="00AA758E"/>
    <w:rsid w:val="00AB0A00"/>
    <w:rsid w:val="00AB735E"/>
    <w:rsid w:val="00AB7EF3"/>
    <w:rsid w:val="00AC2005"/>
    <w:rsid w:val="00AC2364"/>
    <w:rsid w:val="00AC6B56"/>
    <w:rsid w:val="00AD1B14"/>
    <w:rsid w:val="00AD31E7"/>
    <w:rsid w:val="00AD41F8"/>
    <w:rsid w:val="00AE087D"/>
    <w:rsid w:val="00AE70CE"/>
    <w:rsid w:val="00AE7A72"/>
    <w:rsid w:val="00AF4426"/>
    <w:rsid w:val="00AF53C7"/>
    <w:rsid w:val="00AF615B"/>
    <w:rsid w:val="00B003F1"/>
    <w:rsid w:val="00B0146F"/>
    <w:rsid w:val="00B02F77"/>
    <w:rsid w:val="00B03565"/>
    <w:rsid w:val="00B03B9D"/>
    <w:rsid w:val="00B12A4B"/>
    <w:rsid w:val="00B1419D"/>
    <w:rsid w:val="00B14861"/>
    <w:rsid w:val="00B22A7A"/>
    <w:rsid w:val="00B25218"/>
    <w:rsid w:val="00B27A9A"/>
    <w:rsid w:val="00B31644"/>
    <w:rsid w:val="00B36B5D"/>
    <w:rsid w:val="00B420A5"/>
    <w:rsid w:val="00B47456"/>
    <w:rsid w:val="00B51231"/>
    <w:rsid w:val="00B55865"/>
    <w:rsid w:val="00B55BEB"/>
    <w:rsid w:val="00B6002C"/>
    <w:rsid w:val="00B60F6D"/>
    <w:rsid w:val="00B635B4"/>
    <w:rsid w:val="00B6612A"/>
    <w:rsid w:val="00B679AF"/>
    <w:rsid w:val="00B705AF"/>
    <w:rsid w:val="00B777E8"/>
    <w:rsid w:val="00B8606B"/>
    <w:rsid w:val="00B8616D"/>
    <w:rsid w:val="00B87BA3"/>
    <w:rsid w:val="00B90E11"/>
    <w:rsid w:val="00B912A8"/>
    <w:rsid w:val="00B91ADC"/>
    <w:rsid w:val="00B955A3"/>
    <w:rsid w:val="00B95BD5"/>
    <w:rsid w:val="00B973C9"/>
    <w:rsid w:val="00BA1C28"/>
    <w:rsid w:val="00BB19AF"/>
    <w:rsid w:val="00BB2F0D"/>
    <w:rsid w:val="00BB361D"/>
    <w:rsid w:val="00BB449D"/>
    <w:rsid w:val="00BB4D7B"/>
    <w:rsid w:val="00BB53FF"/>
    <w:rsid w:val="00BB595A"/>
    <w:rsid w:val="00BC18D0"/>
    <w:rsid w:val="00BC68AA"/>
    <w:rsid w:val="00BD11D1"/>
    <w:rsid w:val="00BD2631"/>
    <w:rsid w:val="00BD5B48"/>
    <w:rsid w:val="00BD69B9"/>
    <w:rsid w:val="00BE0D88"/>
    <w:rsid w:val="00BE173F"/>
    <w:rsid w:val="00BE3AE3"/>
    <w:rsid w:val="00BE761F"/>
    <w:rsid w:val="00BF139E"/>
    <w:rsid w:val="00BF1AA0"/>
    <w:rsid w:val="00BF2C45"/>
    <w:rsid w:val="00BF304A"/>
    <w:rsid w:val="00BF508D"/>
    <w:rsid w:val="00C042E5"/>
    <w:rsid w:val="00C04F4E"/>
    <w:rsid w:val="00C06D6D"/>
    <w:rsid w:val="00C10185"/>
    <w:rsid w:val="00C10520"/>
    <w:rsid w:val="00C1091E"/>
    <w:rsid w:val="00C1457B"/>
    <w:rsid w:val="00C15CC5"/>
    <w:rsid w:val="00C16167"/>
    <w:rsid w:val="00C20236"/>
    <w:rsid w:val="00C202DE"/>
    <w:rsid w:val="00C20D95"/>
    <w:rsid w:val="00C212BF"/>
    <w:rsid w:val="00C22551"/>
    <w:rsid w:val="00C27C78"/>
    <w:rsid w:val="00C304E5"/>
    <w:rsid w:val="00C33459"/>
    <w:rsid w:val="00C33F8C"/>
    <w:rsid w:val="00C36025"/>
    <w:rsid w:val="00C4106D"/>
    <w:rsid w:val="00C51C89"/>
    <w:rsid w:val="00C55477"/>
    <w:rsid w:val="00C5701C"/>
    <w:rsid w:val="00C62239"/>
    <w:rsid w:val="00C66571"/>
    <w:rsid w:val="00C70169"/>
    <w:rsid w:val="00C70A66"/>
    <w:rsid w:val="00C73F8A"/>
    <w:rsid w:val="00C75569"/>
    <w:rsid w:val="00C756F8"/>
    <w:rsid w:val="00C85598"/>
    <w:rsid w:val="00C87427"/>
    <w:rsid w:val="00C87E6B"/>
    <w:rsid w:val="00C91F80"/>
    <w:rsid w:val="00C92390"/>
    <w:rsid w:val="00C9312C"/>
    <w:rsid w:val="00C94BED"/>
    <w:rsid w:val="00C9635B"/>
    <w:rsid w:val="00C97D03"/>
    <w:rsid w:val="00CB08BB"/>
    <w:rsid w:val="00CB4A27"/>
    <w:rsid w:val="00CB57F6"/>
    <w:rsid w:val="00CB68A1"/>
    <w:rsid w:val="00CC1196"/>
    <w:rsid w:val="00CC46AE"/>
    <w:rsid w:val="00CC4BA3"/>
    <w:rsid w:val="00CC5DBF"/>
    <w:rsid w:val="00CC7DF5"/>
    <w:rsid w:val="00CD2F80"/>
    <w:rsid w:val="00CD61C4"/>
    <w:rsid w:val="00CD6A58"/>
    <w:rsid w:val="00CE1FEA"/>
    <w:rsid w:val="00CE222D"/>
    <w:rsid w:val="00CE42A6"/>
    <w:rsid w:val="00CE5273"/>
    <w:rsid w:val="00CE5281"/>
    <w:rsid w:val="00CF146E"/>
    <w:rsid w:val="00CF20F8"/>
    <w:rsid w:val="00D03955"/>
    <w:rsid w:val="00D05BE0"/>
    <w:rsid w:val="00D0775D"/>
    <w:rsid w:val="00D12FE8"/>
    <w:rsid w:val="00D151F5"/>
    <w:rsid w:val="00D228A1"/>
    <w:rsid w:val="00D230D3"/>
    <w:rsid w:val="00D24964"/>
    <w:rsid w:val="00D25B9D"/>
    <w:rsid w:val="00D26706"/>
    <w:rsid w:val="00D27349"/>
    <w:rsid w:val="00D30949"/>
    <w:rsid w:val="00D31EBC"/>
    <w:rsid w:val="00D326D0"/>
    <w:rsid w:val="00D43D67"/>
    <w:rsid w:val="00D44476"/>
    <w:rsid w:val="00D44E30"/>
    <w:rsid w:val="00D511F1"/>
    <w:rsid w:val="00D51C8A"/>
    <w:rsid w:val="00D52C87"/>
    <w:rsid w:val="00D53177"/>
    <w:rsid w:val="00D55C81"/>
    <w:rsid w:val="00D6234D"/>
    <w:rsid w:val="00D627A8"/>
    <w:rsid w:val="00D65298"/>
    <w:rsid w:val="00D67557"/>
    <w:rsid w:val="00D72689"/>
    <w:rsid w:val="00D73976"/>
    <w:rsid w:val="00D77B1F"/>
    <w:rsid w:val="00D8354F"/>
    <w:rsid w:val="00D94AA4"/>
    <w:rsid w:val="00DA0183"/>
    <w:rsid w:val="00DA442D"/>
    <w:rsid w:val="00DA56C5"/>
    <w:rsid w:val="00DA56D3"/>
    <w:rsid w:val="00DB2B49"/>
    <w:rsid w:val="00DB3C45"/>
    <w:rsid w:val="00DB3C94"/>
    <w:rsid w:val="00DB41F6"/>
    <w:rsid w:val="00DB5BC5"/>
    <w:rsid w:val="00DB6E69"/>
    <w:rsid w:val="00DB72E3"/>
    <w:rsid w:val="00DC015C"/>
    <w:rsid w:val="00DC7EB9"/>
    <w:rsid w:val="00DD2796"/>
    <w:rsid w:val="00DD4479"/>
    <w:rsid w:val="00DE0407"/>
    <w:rsid w:val="00DE1986"/>
    <w:rsid w:val="00DE3030"/>
    <w:rsid w:val="00DE47FB"/>
    <w:rsid w:val="00DE4A5B"/>
    <w:rsid w:val="00DE5E12"/>
    <w:rsid w:val="00DE5FEB"/>
    <w:rsid w:val="00DE6396"/>
    <w:rsid w:val="00DE76C1"/>
    <w:rsid w:val="00DF0AEC"/>
    <w:rsid w:val="00DF4108"/>
    <w:rsid w:val="00DF50D9"/>
    <w:rsid w:val="00DF51AE"/>
    <w:rsid w:val="00DF5F19"/>
    <w:rsid w:val="00DF6B78"/>
    <w:rsid w:val="00E01CE1"/>
    <w:rsid w:val="00E027B7"/>
    <w:rsid w:val="00E044E1"/>
    <w:rsid w:val="00E0466C"/>
    <w:rsid w:val="00E04F63"/>
    <w:rsid w:val="00E06C75"/>
    <w:rsid w:val="00E1432B"/>
    <w:rsid w:val="00E15FB9"/>
    <w:rsid w:val="00E20CDC"/>
    <w:rsid w:val="00E22404"/>
    <w:rsid w:val="00E22DDA"/>
    <w:rsid w:val="00E238CF"/>
    <w:rsid w:val="00E23EB0"/>
    <w:rsid w:val="00E27F9F"/>
    <w:rsid w:val="00E30121"/>
    <w:rsid w:val="00E320DF"/>
    <w:rsid w:val="00E34011"/>
    <w:rsid w:val="00E40DAA"/>
    <w:rsid w:val="00E42D0A"/>
    <w:rsid w:val="00E4544D"/>
    <w:rsid w:val="00E518E4"/>
    <w:rsid w:val="00E51A8C"/>
    <w:rsid w:val="00E51CB6"/>
    <w:rsid w:val="00E56190"/>
    <w:rsid w:val="00E568C5"/>
    <w:rsid w:val="00E62E55"/>
    <w:rsid w:val="00E64A97"/>
    <w:rsid w:val="00E65659"/>
    <w:rsid w:val="00E70670"/>
    <w:rsid w:val="00E70719"/>
    <w:rsid w:val="00E70D0D"/>
    <w:rsid w:val="00E71C4B"/>
    <w:rsid w:val="00E72D7B"/>
    <w:rsid w:val="00E76946"/>
    <w:rsid w:val="00E802DC"/>
    <w:rsid w:val="00E84254"/>
    <w:rsid w:val="00E87C9E"/>
    <w:rsid w:val="00E87D77"/>
    <w:rsid w:val="00E900CC"/>
    <w:rsid w:val="00E90223"/>
    <w:rsid w:val="00E910D5"/>
    <w:rsid w:val="00E91120"/>
    <w:rsid w:val="00E95A7F"/>
    <w:rsid w:val="00EA0DBC"/>
    <w:rsid w:val="00EA0FBA"/>
    <w:rsid w:val="00EA1D14"/>
    <w:rsid w:val="00EA1D7D"/>
    <w:rsid w:val="00EA25E7"/>
    <w:rsid w:val="00EA460C"/>
    <w:rsid w:val="00EA6835"/>
    <w:rsid w:val="00EA6E8B"/>
    <w:rsid w:val="00EA73BF"/>
    <w:rsid w:val="00EA7790"/>
    <w:rsid w:val="00EB1856"/>
    <w:rsid w:val="00EB243B"/>
    <w:rsid w:val="00EB33C7"/>
    <w:rsid w:val="00EB3C65"/>
    <w:rsid w:val="00EB6334"/>
    <w:rsid w:val="00EB68EA"/>
    <w:rsid w:val="00EC0D71"/>
    <w:rsid w:val="00EC1A0A"/>
    <w:rsid w:val="00EC21E7"/>
    <w:rsid w:val="00EC33F2"/>
    <w:rsid w:val="00EC675B"/>
    <w:rsid w:val="00EC67DF"/>
    <w:rsid w:val="00EC6A4D"/>
    <w:rsid w:val="00ED1743"/>
    <w:rsid w:val="00ED6E55"/>
    <w:rsid w:val="00EE2928"/>
    <w:rsid w:val="00EE31AB"/>
    <w:rsid w:val="00EE41F9"/>
    <w:rsid w:val="00EE4313"/>
    <w:rsid w:val="00EE6B60"/>
    <w:rsid w:val="00EF1113"/>
    <w:rsid w:val="00EF2956"/>
    <w:rsid w:val="00EF3B1F"/>
    <w:rsid w:val="00EF3BB4"/>
    <w:rsid w:val="00EF4382"/>
    <w:rsid w:val="00EF5176"/>
    <w:rsid w:val="00EF79E1"/>
    <w:rsid w:val="00EF7AE7"/>
    <w:rsid w:val="00F00A8B"/>
    <w:rsid w:val="00F02977"/>
    <w:rsid w:val="00F034A2"/>
    <w:rsid w:val="00F0351B"/>
    <w:rsid w:val="00F045FE"/>
    <w:rsid w:val="00F10156"/>
    <w:rsid w:val="00F154B1"/>
    <w:rsid w:val="00F16298"/>
    <w:rsid w:val="00F20BC8"/>
    <w:rsid w:val="00F23FBB"/>
    <w:rsid w:val="00F262A8"/>
    <w:rsid w:val="00F270E8"/>
    <w:rsid w:val="00F301AA"/>
    <w:rsid w:val="00F32426"/>
    <w:rsid w:val="00F33006"/>
    <w:rsid w:val="00F34349"/>
    <w:rsid w:val="00F373ED"/>
    <w:rsid w:val="00F4083B"/>
    <w:rsid w:val="00F413A8"/>
    <w:rsid w:val="00F43369"/>
    <w:rsid w:val="00F43732"/>
    <w:rsid w:val="00F4608C"/>
    <w:rsid w:val="00F5048E"/>
    <w:rsid w:val="00F50AFC"/>
    <w:rsid w:val="00F51CBF"/>
    <w:rsid w:val="00F5222F"/>
    <w:rsid w:val="00F54B01"/>
    <w:rsid w:val="00F60282"/>
    <w:rsid w:val="00F63070"/>
    <w:rsid w:val="00F6597E"/>
    <w:rsid w:val="00F67D63"/>
    <w:rsid w:val="00F70FAB"/>
    <w:rsid w:val="00F717A5"/>
    <w:rsid w:val="00F72F19"/>
    <w:rsid w:val="00F73190"/>
    <w:rsid w:val="00F73A3F"/>
    <w:rsid w:val="00F73EB7"/>
    <w:rsid w:val="00F744B0"/>
    <w:rsid w:val="00F75F22"/>
    <w:rsid w:val="00F766B1"/>
    <w:rsid w:val="00F76E8D"/>
    <w:rsid w:val="00F821F4"/>
    <w:rsid w:val="00F834BC"/>
    <w:rsid w:val="00F83D64"/>
    <w:rsid w:val="00F84179"/>
    <w:rsid w:val="00F8577A"/>
    <w:rsid w:val="00F915F2"/>
    <w:rsid w:val="00F944D6"/>
    <w:rsid w:val="00F95D94"/>
    <w:rsid w:val="00F96B78"/>
    <w:rsid w:val="00FA0212"/>
    <w:rsid w:val="00FA23DB"/>
    <w:rsid w:val="00FA4366"/>
    <w:rsid w:val="00FA45E4"/>
    <w:rsid w:val="00FA728F"/>
    <w:rsid w:val="00FB3B35"/>
    <w:rsid w:val="00FB7028"/>
    <w:rsid w:val="00FB7913"/>
    <w:rsid w:val="00FC5293"/>
    <w:rsid w:val="00FC6288"/>
    <w:rsid w:val="00FD09C9"/>
    <w:rsid w:val="00FD0C00"/>
    <w:rsid w:val="00FD3A85"/>
    <w:rsid w:val="00FD41DA"/>
    <w:rsid w:val="00FD49B9"/>
    <w:rsid w:val="00FD4C0B"/>
    <w:rsid w:val="00FD70C0"/>
    <w:rsid w:val="00FD72F8"/>
    <w:rsid w:val="00FD7405"/>
    <w:rsid w:val="00FE177E"/>
    <w:rsid w:val="00FE1DF0"/>
    <w:rsid w:val="00FE2F15"/>
    <w:rsid w:val="00FE7E7D"/>
    <w:rsid w:val="00FF1BA2"/>
    <w:rsid w:val="00FF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3FCACC5-1994-46F7-A3A2-101D9AE0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71C"/>
    <w:rPr>
      <w:sz w:val="24"/>
      <w:szCs w:val="24"/>
    </w:rPr>
  </w:style>
  <w:style w:type="paragraph" w:styleId="Heading1">
    <w:name w:val="heading 1"/>
    <w:basedOn w:val="Normal"/>
    <w:next w:val="Normal"/>
    <w:qFormat/>
    <w:rsid w:val="0090471C"/>
    <w:pPr>
      <w:keepNext/>
      <w:ind w:left="2880"/>
      <w:outlineLvl w:val="0"/>
    </w:pPr>
    <w:rPr>
      <w:b/>
      <w:bCs/>
      <w:sz w:val="26"/>
      <w:u w:val="single"/>
    </w:rPr>
  </w:style>
  <w:style w:type="paragraph" w:styleId="Heading2">
    <w:name w:val="heading 2"/>
    <w:basedOn w:val="Normal"/>
    <w:next w:val="Normal"/>
    <w:qFormat/>
    <w:rsid w:val="0090471C"/>
    <w:pPr>
      <w:keepNext/>
      <w:outlineLvl w:val="1"/>
    </w:pPr>
    <w:rPr>
      <w:b/>
      <w:bCs/>
      <w:sz w:val="26"/>
    </w:rPr>
  </w:style>
  <w:style w:type="paragraph" w:styleId="Heading4">
    <w:name w:val="heading 4"/>
    <w:basedOn w:val="Normal"/>
    <w:next w:val="Normal"/>
    <w:qFormat/>
    <w:rsid w:val="007035F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390B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90B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eb%20Hosting\InfinityERP\Templates\Experience%20letter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Experience letter_1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: 18th Jan</vt:lpstr>
    </vt:vector>
  </TitlesOfParts>
  <Company>a</Company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: 18th Jan</dc:title>
  <dc:creator>Windows User</dc:creator>
  <cp:lastModifiedBy>Rajashri Jadhav</cp:lastModifiedBy>
  <cp:revision>2</cp:revision>
  <cp:lastPrinted>2014-11-29T12:04:00Z</cp:lastPrinted>
  <dcterms:created xsi:type="dcterms:W3CDTF">2020-06-05T07:47:00Z</dcterms:created>
  <dcterms:modified xsi:type="dcterms:W3CDTF">2020-06-05T07:47:00Z</dcterms:modified>
</cp:coreProperties>
</file>