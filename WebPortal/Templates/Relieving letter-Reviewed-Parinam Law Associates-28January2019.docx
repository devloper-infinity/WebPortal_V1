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171357" w:rsidDel="0039261A" w:rsidRDefault="00171357" w:rsidP="00171357">
      <w:pPr>
        <w:rPr>
          <w:del w:id="0" w:author="Sharmin Irani" w:date="2019-01-04T18:05:00Z"/>
          <w:rFonts w:ascii="Cambria" w:hAnsi="Cambria" w:cs="Arial"/>
          <w:b/>
        </w:rPr>
      </w:pPr>
    </w:p>
    <w:p w:rsidR="00171357" w:rsidDel="0039261A" w:rsidRDefault="00171357" w:rsidP="00171357">
      <w:pPr>
        <w:rPr>
          <w:del w:id="1" w:author="Sharmin Irani" w:date="2019-01-04T18:05:00Z"/>
          <w:rFonts w:ascii="Cambria" w:hAnsi="Cambria" w:cs="Arial"/>
          <w:b/>
        </w:rPr>
      </w:pPr>
    </w:p>
    <w:p w:rsidR="00171357" w:rsidDel="0039261A" w:rsidRDefault="00171357" w:rsidP="00171357">
      <w:pPr>
        <w:rPr>
          <w:del w:id="2" w:author="Sharmin Irani" w:date="2019-01-04T18:05:00Z"/>
          <w:rFonts w:ascii="Cambria" w:hAnsi="Cambria" w:cs="Arial"/>
          <w:b/>
        </w:rPr>
      </w:pPr>
    </w:p>
    <w:p w:rsidR="00171357" w:rsidDel="0039261A" w:rsidRDefault="00171357" w:rsidP="00171357">
      <w:pPr>
        <w:rPr>
          <w:del w:id="3" w:author="Sharmin Irani" w:date="2019-01-04T18:06:00Z"/>
          <w:rFonts w:ascii="Cambria" w:hAnsi="Cambria" w:cs="Arial"/>
          <w:b/>
        </w:rPr>
      </w:pPr>
    </w:p>
    <w:p w:rsidR="005E721D" w:rsidDel="0039261A" w:rsidRDefault="005E721D" w:rsidP="00171357">
      <w:pPr>
        <w:rPr>
          <w:del w:id="4" w:author="Sharmin Irani" w:date="2019-01-04T18:06:00Z"/>
          <w:rFonts w:ascii="Cambria" w:hAnsi="Cambria" w:cs="Arial"/>
          <w:b/>
        </w:rPr>
      </w:pPr>
    </w:p>
    <w:p w:rsidR="004665CD" w:rsidRPr="0039261A" w:rsidRDefault="004665CD" w:rsidP="004665CD">
      <w:pPr>
        <w:ind w:right="-432"/>
        <w:rPr>
          <w:ins w:id="5" w:author="Sharmin Irani" w:date="2019-01-04T17:38:00Z"/>
          <w:rFonts w:ascii="Cambria" w:hAnsi="Cambria" w:cs="Arial"/>
          <w:bCs/>
        </w:rPr>
      </w:pPr>
      <w:ins w:id="6" w:author="Sharmin Irani" w:date="2019-01-04T17:38:00Z">
        <w:r w:rsidRPr="0039261A">
          <w:rPr>
            <w:rFonts w:ascii="Cambria" w:hAnsi="Cambria"/>
          </w:rPr>
          <w:t xml:space="preserve">Ref.: HR/ </w:t>
        </w:r>
        <w:r w:rsidRPr="0039261A">
          <w:rPr>
            <w:rFonts w:ascii="Cambria" w:hAnsi="Cambria"/>
            <w:highlight w:val="yellow"/>
          </w:rPr>
          <w:t>________</w:t>
        </w:r>
        <w:r w:rsidRPr="0039261A">
          <w:rPr>
            <w:rFonts w:ascii="Cambria" w:hAnsi="Cambria" w:cs="Arial"/>
          </w:rPr>
          <w:tab/>
        </w:r>
        <w:r w:rsidRPr="0039261A">
          <w:rPr>
            <w:rFonts w:ascii="Cambria" w:hAnsi="Cambria" w:cs="Arial"/>
          </w:rPr>
          <w:tab/>
        </w:r>
        <w:r w:rsidRPr="0039261A">
          <w:rPr>
            <w:rFonts w:ascii="Cambria" w:hAnsi="Cambria" w:cs="Arial"/>
          </w:rPr>
          <w:tab/>
        </w:r>
        <w:r w:rsidRPr="0039261A">
          <w:rPr>
            <w:rFonts w:ascii="Cambria" w:hAnsi="Cambria" w:cs="Arial"/>
          </w:rPr>
          <w:tab/>
        </w:r>
        <w:r w:rsidRPr="0039261A">
          <w:rPr>
            <w:rFonts w:ascii="Cambria" w:hAnsi="Cambria" w:cs="Arial"/>
          </w:rPr>
          <w:tab/>
        </w:r>
        <w:r w:rsidRPr="0039261A">
          <w:rPr>
            <w:rFonts w:ascii="Cambria" w:hAnsi="Cambria" w:cs="Arial"/>
          </w:rPr>
          <w:tab/>
        </w:r>
      </w:ins>
      <w:ins w:id="7" w:author="Sharmin Irani" w:date="2019-01-04T17:39:00Z">
        <w:r w:rsidRPr="0039261A">
          <w:rPr>
            <w:rFonts w:ascii="Cambria" w:hAnsi="Cambria" w:cs="Arial"/>
          </w:rPr>
          <w:tab/>
        </w:r>
      </w:ins>
      <w:ins w:id="8" w:author="Sharmin Irani" w:date="2019-01-04T17:38:00Z">
        <w:r w:rsidRPr="0039261A">
          <w:rPr>
            <w:rFonts w:ascii="Cambria" w:hAnsi="Cambria" w:cs="Arial"/>
          </w:rPr>
          <w:t>Date:</w:t>
        </w:r>
      </w:ins>
      <w:ins w:id="9" w:author="Sharmin Irani" w:date="2019-01-04T18:05:00Z">
        <w:r w:rsidR="0039261A">
          <w:rPr>
            <w:rFonts w:ascii="Cambria" w:hAnsi="Cambria" w:cs="Arial"/>
          </w:rPr>
          <w:t xml:space="preserve"> </w:t>
        </w:r>
      </w:ins>
      <w:ins w:id="10" w:author="Sharmin Irani" w:date="2019-01-04T17:38:00Z">
        <w:r w:rsidRPr="0039261A">
          <w:rPr>
            <w:rFonts w:ascii="Cambria" w:hAnsi="Cambria" w:cs="Arial"/>
            <w:b/>
          </w:rPr>
          <w:t>_</w:t>
        </w:r>
        <w:r w:rsidRPr="0039261A">
          <w:rPr>
            <w:rFonts w:ascii="Cambria" w:hAnsi="Cambria" w:cs="Arial"/>
            <w:b/>
            <w:highlight w:val="yellow"/>
          </w:rPr>
          <w:t>_____/_____/______</w:t>
        </w:r>
      </w:ins>
    </w:p>
    <w:p w:rsidR="00171357" w:rsidRPr="0039261A" w:rsidDel="004665CD" w:rsidRDefault="004665CD" w:rsidP="004665CD">
      <w:pPr>
        <w:tabs>
          <w:tab w:val="right" w:pos="8640"/>
        </w:tabs>
        <w:rPr>
          <w:del w:id="11" w:author="Sharmin Irani" w:date="2019-01-04T17:36:00Z"/>
          <w:rFonts w:ascii="Cambria" w:hAnsi="Cambria" w:cs="Arial"/>
        </w:rPr>
      </w:pPr>
      <w:ins w:id="12" w:author="Sharmin Irani" w:date="2019-01-04T17:38:00Z">
        <w:r w:rsidRPr="0039261A">
          <w:rPr>
            <w:rFonts w:ascii="Cambria" w:hAnsi="Cambria" w:cs="Arial"/>
          </w:rPr>
          <w:tab/>
        </w:r>
        <w:r w:rsidRPr="0039261A">
          <w:rPr>
            <w:rFonts w:ascii="Cambria" w:hAnsi="Cambria" w:cs="Arial"/>
          </w:rPr>
          <w:tab/>
        </w:r>
        <w:r w:rsidRPr="0039261A">
          <w:rPr>
            <w:rFonts w:ascii="Cambria" w:hAnsi="Cambria" w:cs="Arial"/>
          </w:rPr>
          <w:tab/>
        </w:r>
        <w:r w:rsidRPr="0039261A">
          <w:rPr>
            <w:rFonts w:ascii="Cambria" w:hAnsi="Cambria" w:cs="Arial"/>
          </w:rPr>
          <w:tab/>
        </w:r>
        <w:r w:rsidRPr="0039261A">
          <w:rPr>
            <w:rFonts w:ascii="Cambria" w:hAnsi="Cambria" w:cs="Arial"/>
          </w:rPr>
          <w:tab/>
        </w:r>
        <w:r w:rsidRPr="0039261A">
          <w:rPr>
            <w:rFonts w:ascii="Cambria" w:hAnsi="Cambria" w:cs="Arial"/>
          </w:rPr>
          <w:tab/>
          <w:t xml:space="preserve">      </w:t>
        </w:r>
      </w:ins>
      <w:del w:id="13" w:author="Sharmin Irani" w:date="2019-01-04T17:36:00Z">
        <w:r w:rsidR="00171357" w:rsidRPr="0039261A" w:rsidDel="004665CD">
          <w:rPr>
            <w:rFonts w:ascii="Cambria" w:hAnsi="Cambria" w:cs="Arial"/>
            <w:b/>
          </w:rPr>
          <w:delText>Date:</w:delText>
        </w:r>
        <w:r w:rsidR="00171357" w:rsidRPr="0039261A" w:rsidDel="004665CD">
          <w:rPr>
            <w:rFonts w:ascii="Cambria" w:hAnsi="Cambria" w:cs="Arial"/>
          </w:rPr>
          <w:delText xml:space="preserve"> - </w:delText>
        </w:r>
        <w:r w:rsidR="00197957" w:rsidRPr="0039261A" w:rsidDel="004665CD">
          <w:rPr>
            <w:rFonts w:ascii="Cambria" w:hAnsi="Cambria" w:cs="Arial"/>
          </w:rPr>
          <w:delText>29th June, 2018</w:delText>
        </w:r>
      </w:del>
    </w:p>
    <w:p w:rsidR="00171357" w:rsidRPr="0039261A" w:rsidRDefault="00171357" w:rsidP="004665CD">
      <w:pPr>
        <w:rPr>
          <w:rFonts w:ascii="Cambria" w:hAnsi="Cambria" w:cs="Arial"/>
          <w:bCs/>
        </w:rPr>
      </w:pPr>
    </w:p>
    <w:p w:rsidR="004665CD" w:rsidRPr="0039261A" w:rsidRDefault="004665CD" w:rsidP="00171357">
      <w:pPr>
        <w:jc w:val="center"/>
        <w:rPr>
          <w:ins w:id="14" w:author="Sharmin Irani" w:date="2019-01-04T17:36:00Z"/>
          <w:rFonts w:ascii="Cambria" w:hAnsi="Cambria" w:cs="Arial"/>
          <w:b/>
          <w:bCs/>
          <w:u w:val="single"/>
        </w:rPr>
      </w:pPr>
    </w:p>
    <w:p w:rsidR="00171357" w:rsidRPr="0039261A" w:rsidRDefault="00171357" w:rsidP="00171357">
      <w:pPr>
        <w:jc w:val="center"/>
        <w:rPr>
          <w:rFonts w:ascii="Cambria" w:hAnsi="Cambria" w:cs="Arial"/>
          <w:b/>
          <w:bCs/>
          <w:u w:val="single"/>
        </w:rPr>
      </w:pPr>
      <w:r w:rsidRPr="0039261A">
        <w:rPr>
          <w:rFonts w:ascii="Cambria" w:hAnsi="Cambria" w:cs="Arial"/>
          <w:b/>
          <w:bCs/>
          <w:u w:val="single"/>
        </w:rPr>
        <w:t>RELIEVING LETTER</w:t>
      </w:r>
    </w:p>
    <w:p w:rsidR="00171357" w:rsidRPr="0039261A" w:rsidRDefault="00171357" w:rsidP="00171357">
      <w:pPr>
        <w:rPr>
          <w:rFonts w:ascii="Cambria" w:hAnsi="Cambria" w:cs="Arial"/>
          <w:bCs/>
        </w:rPr>
      </w:pPr>
    </w:p>
    <w:p w:rsidR="00171357" w:rsidRPr="0039261A" w:rsidRDefault="00171357" w:rsidP="00171357">
      <w:pPr>
        <w:rPr>
          <w:rFonts w:ascii="Cambria" w:hAnsi="Cambria" w:cs="Arial"/>
          <w:bCs/>
          <w:color w:val="000000"/>
        </w:rPr>
      </w:pPr>
    </w:p>
    <w:p w:rsidR="00171357" w:rsidRPr="0039261A" w:rsidRDefault="00171357" w:rsidP="00171357">
      <w:pPr>
        <w:rPr>
          <w:rFonts w:ascii="Cambria" w:hAnsi="Cambria" w:cs="Arial"/>
          <w:color w:val="000000"/>
        </w:rPr>
      </w:pPr>
    </w:p>
    <w:p w:rsidR="00171357" w:rsidRPr="0039261A" w:rsidRDefault="004665CD" w:rsidP="00171357">
      <w:pPr>
        <w:rPr>
          <w:ins w:id="15" w:author="Sharmin Irani" w:date="2019-01-04T17:39:00Z"/>
          <w:rFonts w:ascii="Cambria" w:hAnsi="Cambria" w:cs="Arial"/>
          <w:b/>
          <w:bCs/>
          <w:color w:val="000000"/>
        </w:rPr>
      </w:pPr>
      <w:ins w:id="16" w:author="Sharmin Irani" w:date="2019-01-04T17:39:00Z">
        <w:r w:rsidRPr="0039261A">
          <w:rPr>
            <w:rFonts w:ascii="Cambria" w:hAnsi="Cambria" w:cs="Arial"/>
            <w:b/>
            <w:bCs/>
            <w:color w:val="000000"/>
          </w:rPr>
          <w:t>To,</w:t>
        </w:r>
      </w:ins>
    </w:p>
    <w:p w:rsidR="004665CD" w:rsidRPr="0039261A" w:rsidDel="004665CD" w:rsidRDefault="004665CD" w:rsidP="00171357">
      <w:pPr>
        <w:rPr>
          <w:del w:id="17" w:author="Sharmin Irani" w:date="2019-01-04T17:39:00Z"/>
          <w:rFonts w:ascii="Cambria" w:hAnsi="Cambria" w:cs="Arial"/>
          <w:bCs/>
          <w:color w:val="000000"/>
        </w:rPr>
      </w:pPr>
    </w:p>
    <w:p w:rsidR="00171357" w:rsidRPr="0039261A" w:rsidRDefault="00197957" w:rsidP="00171357">
      <w:pPr>
        <w:rPr>
          <w:rFonts w:ascii="Cambria" w:hAnsi="Cambria"/>
          <w:b/>
        </w:rPr>
      </w:pPr>
      <w:del w:id="18" w:author="Rajashri Jadhav" w:date="2020-06-05T14:08:00Z">
        <w:r w:rsidRPr="0039261A" w:rsidDel="00B3113D">
          <w:rPr>
            <w:rFonts w:ascii="Cambria" w:hAnsi="Cambria" w:cs="Calibri"/>
            <w:b/>
          </w:rPr>
          <w:delText>Mr. SHAHRUKH  KHAN</w:delText>
        </w:r>
      </w:del>
      <w:ins w:id="19" w:author="PLA" w:date="2019-01-28T12:56:00Z">
        <w:del w:id="20" w:author="Rajashri Jadhav" w:date="2020-06-05T14:08:00Z">
          <w:r w:rsidR="00CD5DD9" w:rsidDel="00B3113D">
            <w:rPr>
              <w:rFonts w:ascii="Cambria" w:hAnsi="Cambria" w:cs="Calibri"/>
              <w:b/>
            </w:rPr>
            <w:delText>_________________</w:delText>
          </w:r>
        </w:del>
      </w:ins>
      <w:ins w:id="21" w:author="Rajashri Jadhav" w:date="2020-06-05T14:08:00Z">
        <w:r w:rsidR="00B3113D">
          <w:rPr>
            <w:rFonts w:ascii="Cambria" w:hAnsi="Cambria" w:cs="Arial"/>
            <w:bCs/>
            <w:color w:val="000000"/>
          </w:rPr>
          <w:t>(Employee Name)_______</w:t>
        </w:r>
      </w:ins>
    </w:p>
    <w:p w:rsidR="00171357" w:rsidRPr="0039261A" w:rsidDel="004665CD" w:rsidRDefault="00171357" w:rsidP="00171357">
      <w:pPr>
        <w:rPr>
          <w:del w:id="22" w:author="Sharmin Irani" w:date="2019-01-04T17:39:00Z"/>
          <w:rFonts w:ascii="Cambria" w:hAnsi="Cambria"/>
          <w:b/>
        </w:rPr>
      </w:pPr>
    </w:p>
    <w:p w:rsidR="00171357" w:rsidRPr="0039261A" w:rsidDel="00B3113D" w:rsidRDefault="00171357" w:rsidP="00171357">
      <w:pPr>
        <w:rPr>
          <w:del w:id="23" w:author="Rajashri Jadhav" w:date="2020-06-05T14:08:00Z"/>
          <w:rFonts w:ascii="Cambria" w:hAnsi="Cambria" w:cs="Arial"/>
          <w:color w:val="000000"/>
        </w:rPr>
      </w:pPr>
      <w:r w:rsidRPr="0039261A">
        <w:rPr>
          <w:rFonts w:ascii="Cambria" w:hAnsi="Cambria" w:cs="Arial"/>
          <w:b/>
          <w:bCs/>
          <w:color w:val="000000"/>
        </w:rPr>
        <w:t xml:space="preserve">Emp. Code: - </w:t>
      </w:r>
      <w:del w:id="24" w:author="Rajashri Jadhav" w:date="2020-06-05T14:08:00Z">
        <w:r w:rsidR="00197957" w:rsidRPr="0039261A" w:rsidDel="00B3113D">
          <w:rPr>
            <w:rFonts w:ascii="Cambria" w:hAnsi="Cambria" w:cs="Arial"/>
            <w:b/>
            <w:bCs/>
            <w:color w:val="000000"/>
          </w:rPr>
          <w:delText>CAX</w:delText>
        </w:r>
      </w:del>
    </w:p>
    <w:p w:rsidR="00171357" w:rsidRPr="0039261A" w:rsidRDefault="00171357" w:rsidP="00171357">
      <w:pPr>
        <w:rPr>
          <w:rFonts w:ascii="Cambria" w:hAnsi="Cambria" w:cs="Arial"/>
          <w:color w:val="000000"/>
        </w:rPr>
      </w:pPr>
    </w:p>
    <w:p w:rsidR="00171357" w:rsidRPr="0039261A" w:rsidRDefault="00171357" w:rsidP="00171357">
      <w:pPr>
        <w:rPr>
          <w:rFonts w:ascii="Cambria" w:hAnsi="Cambria" w:cs="Arial"/>
          <w:color w:val="000000"/>
        </w:rPr>
      </w:pPr>
    </w:p>
    <w:p w:rsidR="00171357" w:rsidRPr="0039261A" w:rsidRDefault="00171357" w:rsidP="00171357">
      <w:pPr>
        <w:jc w:val="both"/>
        <w:rPr>
          <w:rFonts w:ascii="Cambria" w:hAnsi="Cambria" w:cs="Arial"/>
          <w:color w:val="000000"/>
        </w:rPr>
      </w:pPr>
      <w:r w:rsidRPr="0039261A">
        <w:rPr>
          <w:rFonts w:ascii="Cambria" w:hAnsi="Cambria" w:cs="Arial"/>
          <w:color w:val="000000"/>
        </w:rPr>
        <w:t>Dear</w:t>
      </w:r>
      <w:r w:rsidR="00636308" w:rsidRPr="0039261A">
        <w:rPr>
          <w:rFonts w:ascii="Cambria" w:hAnsi="Cambria" w:cs="Arial"/>
          <w:color w:val="000000"/>
        </w:rPr>
        <w:t xml:space="preserve"> </w:t>
      </w:r>
      <w:del w:id="25" w:author="PLA" w:date="2019-01-28T12:56:00Z">
        <w:r w:rsidR="00197957" w:rsidRPr="0039261A" w:rsidDel="00CD5DD9">
          <w:rPr>
            <w:rFonts w:ascii="Cambria" w:hAnsi="Cambria" w:cs="Arial"/>
            <w:color w:val="000000"/>
          </w:rPr>
          <w:delText>S</w:delText>
        </w:r>
        <w:r w:rsidR="0039261A" w:rsidRPr="0039261A" w:rsidDel="00CD5DD9">
          <w:rPr>
            <w:rFonts w:ascii="Cambria" w:hAnsi="Cambria" w:cs="Arial"/>
            <w:color w:val="000000"/>
          </w:rPr>
          <w:delText>hahrukh</w:delText>
        </w:r>
      </w:del>
      <w:ins w:id="26" w:author="PLA" w:date="2019-01-28T12:56:00Z">
        <w:r w:rsidR="00CD5DD9">
          <w:rPr>
            <w:rFonts w:ascii="Cambria" w:hAnsi="Cambria" w:cs="Arial"/>
            <w:color w:val="000000"/>
          </w:rPr>
          <w:t>______________</w:t>
        </w:r>
      </w:ins>
      <w:r w:rsidRPr="0039261A">
        <w:rPr>
          <w:rFonts w:ascii="Cambria" w:hAnsi="Cambria" w:cs="Arial"/>
          <w:color w:val="000000"/>
        </w:rPr>
        <w:t>,</w:t>
      </w:r>
    </w:p>
    <w:p w:rsidR="00171357" w:rsidRPr="0039261A" w:rsidRDefault="00171357" w:rsidP="00171357">
      <w:pPr>
        <w:jc w:val="both"/>
        <w:rPr>
          <w:rFonts w:ascii="Cambria" w:hAnsi="Cambria" w:cs="Arial"/>
          <w:color w:val="000000"/>
        </w:rPr>
      </w:pPr>
    </w:p>
    <w:p w:rsidR="0039261A" w:rsidRPr="0039261A" w:rsidRDefault="0039261A" w:rsidP="00CD5DD9">
      <w:pPr>
        <w:jc w:val="both"/>
        <w:rPr>
          <w:ins w:id="27" w:author="Sharmin Irani" w:date="2019-01-04T18:02:00Z"/>
          <w:rFonts w:ascii="Cambria" w:hAnsi="Cambria"/>
        </w:rPr>
      </w:pPr>
    </w:p>
    <w:p w:rsidR="00171357" w:rsidRPr="0039261A" w:rsidRDefault="00171357" w:rsidP="00CD5DD9">
      <w:pPr>
        <w:jc w:val="both"/>
        <w:rPr>
          <w:rFonts w:ascii="Cambria" w:hAnsi="Cambria" w:cs="Arial"/>
          <w:color w:val="000000"/>
        </w:rPr>
      </w:pPr>
      <w:r w:rsidRPr="0039261A">
        <w:rPr>
          <w:rFonts w:ascii="Cambria" w:hAnsi="Cambria" w:cs="Arial"/>
          <w:color w:val="000000"/>
        </w:rPr>
        <w:t xml:space="preserve">With reference to your letter dated </w:t>
      </w:r>
      <w:del w:id="28" w:author="PLA" w:date="2019-01-28T12:58:00Z">
        <w:r w:rsidR="00197957" w:rsidRPr="0039261A" w:rsidDel="00CD5DD9">
          <w:rPr>
            <w:rFonts w:ascii="Cambria" w:hAnsi="Cambria" w:cs="Arial"/>
            <w:color w:val="000000"/>
          </w:rPr>
          <w:delText>16th April, 2018</w:delText>
        </w:r>
      </w:del>
      <w:proofErr w:type="gramStart"/>
      <w:ins w:id="29" w:author="PLA" w:date="2019-01-28T12:58:00Z">
        <w:r w:rsidR="00CD5DD9">
          <w:rPr>
            <w:rFonts w:ascii="Cambria" w:hAnsi="Cambria" w:cs="Arial"/>
            <w:color w:val="000000"/>
          </w:rPr>
          <w:t>_</w:t>
        </w:r>
      </w:ins>
      <w:ins w:id="30" w:author="Rajashri Jadhav" w:date="2020-06-05T14:09:00Z">
        <w:r w:rsidR="00A266B7">
          <w:rPr>
            <w:rFonts w:ascii="Cambria" w:hAnsi="Cambria" w:cs="Arial"/>
            <w:color w:val="000000"/>
          </w:rPr>
          <w:t>(</w:t>
        </w:r>
        <w:proofErr w:type="gramEnd"/>
        <w:r w:rsidR="00A266B7">
          <w:rPr>
            <w:rFonts w:ascii="Cambria" w:hAnsi="Cambria" w:cs="Arial"/>
            <w:color w:val="000000"/>
          </w:rPr>
          <w:t>Resignation Date)</w:t>
        </w:r>
      </w:ins>
      <w:ins w:id="31" w:author="PLA" w:date="2019-01-28T12:58:00Z">
        <w:r w:rsidR="00CD5DD9">
          <w:rPr>
            <w:rFonts w:ascii="Cambria" w:hAnsi="Cambria" w:cs="Arial"/>
            <w:color w:val="000000"/>
          </w:rPr>
          <w:t>_______________</w:t>
        </w:r>
      </w:ins>
      <w:r w:rsidRPr="0039261A">
        <w:rPr>
          <w:rFonts w:ascii="Cambria" w:hAnsi="Cambria" w:cs="Arial"/>
          <w:color w:val="000000"/>
        </w:rPr>
        <w:t xml:space="preserve"> tendering your resignation from the</w:t>
      </w:r>
      <w:r w:rsidR="003A2414" w:rsidRPr="0039261A">
        <w:rPr>
          <w:rFonts w:ascii="Cambria" w:hAnsi="Cambria" w:cs="Arial"/>
          <w:color w:val="000000"/>
        </w:rPr>
        <w:t xml:space="preserve"> post of </w:t>
      </w:r>
      <w:r w:rsidR="00636308" w:rsidRPr="0039261A">
        <w:rPr>
          <w:rFonts w:ascii="Cambria" w:hAnsi="Cambria" w:cs="Arial"/>
          <w:b/>
          <w:color w:val="000000"/>
        </w:rPr>
        <w:t>“</w:t>
      </w:r>
      <w:del w:id="32" w:author="PLA" w:date="2019-01-28T12:58:00Z">
        <w:r w:rsidR="00197957" w:rsidRPr="0039261A" w:rsidDel="00CD5DD9">
          <w:rPr>
            <w:rFonts w:ascii="Cambria" w:hAnsi="Cambria" w:cs="Arial"/>
            <w:color w:val="000000"/>
          </w:rPr>
          <w:delText>Jr. Business Development Manager</w:delText>
        </w:r>
      </w:del>
      <w:ins w:id="33" w:author="PLA" w:date="2019-01-28T12:58:00Z">
        <w:r w:rsidR="00CD5DD9">
          <w:rPr>
            <w:rFonts w:ascii="Cambria" w:hAnsi="Cambria" w:cs="Arial"/>
            <w:color w:val="000000"/>
          </w:rPr>
          <w:t>___</w:t>
        </w:r>
      </w:ins>
      <w:ins w:id="34" w:author="Rajashri Jadhav" w:date="2020-06-05T14:09:00Z">
        <w:r w:rsidR="00A266B7">
          <w:rPr>
            <w:rFonts w:ascii="Cambria" w:hAnsi="Cambria" w:cs="Arial"/>
            <w:color w:val="000000"/>
          </w:rPr>
          <w:t>(Designation)</w:t>
        </w:r>
      </w:ins>
      <w:ins w:id="35" w:author="PLA" w:date="2019-01-28T12:58:00Z">
        <w:r w:rsidR="00CD5DD9">
          <w:rPr>
            <w:rFonts w:ascii="Cambria" w:hAnsi="Cambria" w:cs="Arial"/>
            <w:color w:val="000000"/>
          </w:rPr>
          <w:t>_______________</w:t>
        </w:r>
      </w:ins>
      <w:r w:rsidR="00636308" w:rsidRPr="0039261A">
        <w:rPr>
          <w:rFonts w:ascii="Cambria" w:hAnsi="Cambria" w:cs="Arial"/>
          <w:color w:val="000000"/>
        </w:rPr>
        <w:t>”</w:t>
      </w:r>
      <w:r w:rsidR="003A2414" w:rsidRPr="0039261A">
        <w:rPr>
          <w:rFonts w:ascii="Cambria" w:hAnsi="Cambria" w:cs="Arial"/>
          <w:color w:val="000000"/>
        </w:rPr>
        <w:t xml:space="preserve"> from</w:t>
      </w:r>
      <w:r w:rsidRPr="0039261A">
        <w:rPr>
          <w:rFonts w:ascii="Cambria" w:hAnsi="Cambria" w:cs="Arial"/>
          <w:color w:val="000000"/>
        </w:rPr>
        <w:t xml:space="preserve"> the company. In response to your request, subject to your performance of the terms of undertaking executed in favor of the </w:t>
      </w:r>
      <w:ins w:id="36" w:author="PLA" w:date="2019-01-28T12:58:00Z">
        <w:r w:rsidR="00CD5DD9">
          <w:rPr>
            <w:rFonts w:ascii="Cambria" w:hAnsi="Cambria" w:cs="Arial"/>
            <w:color w:val="000000"/>
          </w:rPr>
          <w:t>C</w:t>
        </w:r>
      </w:ins>
      <w:del w:id="37" w:author="PLA" w:date="2019-01-28T12:58:00Z">
        <w:r w:rsidRPr="0039261A" w:rsidDel="00CD5DD9">
          <w:rPr>
            <w:rFonts w:ascii="Cambria" w:hAnsi="Cambria" w:cs="Arial"/>
            <w:color w:val="000000"/>
          </w:rPr>
          <w:delText>c</w:delText>
        </w:r>
      </w:del>
      <w:r w:rsidRPr="0039261A">
        <w:rPr>
          <w:rFonts w:ascii="Cambria" w:hAnsi="Cambria" w:cs="Arial"/>
          <w:color w:val="000000"/>
        </w:rPr>
        <w:t xml:space="preserve">ompany, we are accepting the same and relieving you </w:t>
      </w:r>
      <w:r w:rsidR="003A2414" w:rsidRPr="0039261A">
        <w:rPr>
          <w:rFonts w:ascii="Cambria" w:hAnsi="Cambria" w:cs="Arial"/>
          <w:color w:val="000000"/>
        </w:rPr>
        <w:t xml:space="preserve">from the services of the </w:t>
      </w:r>
      <w:ins w:id="38" w:author="PLA" w:date="2019-01-28T12:58:00Z">
        <w:r w:rsidR="00CD5DD9">
          <w:rPr>
            <w:rFonts w:ascii="Cambria" w:hAnsi="Cambria" w:cs="Arial"/>
            <w:color w:val="000000"/>
          </w:rPr>
          <w:t>C</w:t>
        </w:r>
      </w:ins>
      <w:del w:id="39" w:author="PLA" w:date="2019-01-28T12:58:00Z">
        <w:r w:rsidR="003A2414" w:rsidRPr="0039261A" w:rsidDel="00CD5DD9">
          <w:rPr>
            <w:rFonts w:ascii="Cambria" w:hAnsi="Cambria" w:cs="Arial"/>
            <w:color w:val="000000"/>
          </w:rPr>
          <w:delText>c</w:delText>
        </w:r>
      </w:del>
      <w:r w:rsidR="003A2414" w:rsidRPr="0039261A">
        <w:rPr>
          <w:rFonts w:ascii="Cambria" w:hAnsi="Cambria" w:cs="Arial"/>
          <w:color w:val="000000"/>
        </w:rPr>
        <w:t xml:space="preserve">ompany </w:t>
      </w:r>
      <w:r w:rsidRPr="0039261A">
        <w:rPr>
          <w:rFonts w:ascii="Cambria" w:hAnsi="Cambria" w:cs="Arial"/>
          <w:color w:val="000000"/>
        </w:rPr>
        <w:t xml:space="preserve">with effect from the closing hours of </w:t>
      </w:r>
      <w:del w:id="40" w:author="PLA" w:date="2019-01-28T12:58:00Z">
        <w:r w:rsidR="00197957" w:rsidRPr="0039261A" w:rsidDel="00CD5DD9">
          <w:rPr>
            <w:rFonts w:ascii="Cambria" w:hAnsi="Cambria" w:cs="Arial"/>
            <w:color w:val="000000"/>
          </w:rPr>
          <w:delText>16th April</w:delText>
        </w:r>
      </w:del>
      <w:ins w:id="41" w:author="PLA" w:date="2019-01-28T12:58:00Z">
        <w:r w:rsidR="00CD5DD9">
          <w:rPr>
            <w:rFonts w:ascii="Cambria" w:hAnsi="Cambria" w:cs="Arial"/>
            <w:color w:val="000000"/>
          </w:rPr>
          <w:t>___</w:t>
        </w:r>
        <w:proofErr w:type="gramStart"/>
        <w:r w:rsidR="00CD5DD9">
          <w:rPr>
            <w:rFonts w:ascii="Cambria" w:hAnsi="Cambria" w:cs="Arial"/>
            <w:color w:val="000000"/>
          </w:rPr>
          <w:t>_</w:t>
        </w:r>
      </w:ins>
      <w:ins w:id="42" w:author="Rajashri Jadhav" w:date="2020-06-05T14:10:00Z">
        <w:r w:rsidR="00A266B7">
          <w:rPr>
            <w:rFonts w:ascii="Cambria" w:hAnsi="Cambria" w:cs="Arial"/>
            <w:color w:val="000000"/>
          </w:rPr>
          <w:t>(</w:t>
        </w:r>
        <w:proofErr w:type="gramEnd"/>
        <w:r w:rsidR="00A266B7">
          <w:rPr>
            <w:rFonts w:ascii="Cambria" w:hAnsi="Cambria" w:cs="Arial"/>
            <w:color w:val="000000"/>
          </w:rPr>
          <w:t>Last Working Date)</w:t>
        </w:r>
      </w:ins>
      <w:bookmarkStart w:id="43" w:name="_GoBack"/>
      <w:bookmarkEnd w:id="43"/>
      <w:ins w:id="44" w:author="PLA" w:date="2019-01-28T12:58:00Z">
        <w:r w:rsidR="00CD5DD9">
          <w:rPr>
            <w:rFonts w:ascii="Cambria" w:hAnsi="Cambria" w:cs="Arial"/>
            <w:color w:val="000000"/>
          </w:rPr>
          <w:t>_______</w:t>
        </w:r>
      </w:ins>
      <w:r w:rsidR="00197957" w:rsidRPr="0039261A">
        <w:rPr>
          <w:rFonts w:ascii="Cambria" w:hAnsi="Cambria" w:cs="Arial"/>
          <w:color w:val="000000"/>
        </w:rPr>
        <w:t xml:space="preserve">, </w:t>
      </w:r>
      <w:del w:id="45" w:author="PLA" w:date="2019-01-28T12:58:00Z">
        <w:r w:rsidR="00197957" w:rsidRPr="0039261A" w:rsidDel="00CD5DD9">
          <w:rPr>
            <w:rFonts w:ascii="Cambria" w:hAnsi="Cambria" w:cs="Arial"/>
            <w:color w:val="000000"/>
          </w:rPr>
          <w:delText>2018</w:delText>
        </w:r>
        <w:r w:rsidRPr="0039261A" w:rsidDel="00CD5DD9">
          <w:rPr>
            <w:rFonts w:ascii="Cambria" w:hAnsi="Cambria" w:cs="Arial"/>
            <w:color w:val="000000"/>
          </w:rPr>
          <w:delText>.</w:delText>
        </w:r>
      </w:del>
      <w:ins w:id="46" w:author="PLA" w:date="2019-01-28T12:58:00Z">
        <w:r w:rsidR="00CD5DD9">
          <w:rPr>
            <w:rFonts w:ascii="Cambria" w:hAnsi="Cambria" w:cs="Arial"/>
            <w:color w:val="000000"/>
          </w:rPr>
          <w:t>_______________</w:t>
        </w:r>
      </w:ins>
    </w:p>
    <w:p w:rsidR="00171357" w:rsidRPr="0039261A" w:rsidRDefault="00171357" w:rsidP="00171357">
      <w:pPr>
        <w:jc w:val="both"/>
        <w:rPr>
          <w:rFonts w:ascii="Cambria" w:hAnsi="Cambria" w:cs="Arial"/>
          <w:color w:val="000000"/>
        </w:rPr>
      </w:pPr>
    </w:p>
    <w:p w:rsidR="00CD5DD9" w:rsidRPr="0039261A" w:rsidRDefault="00CD5DD9" w:rsidP="00CD5DD9">
      <w:pPr>
        <w:jc w:val="both"/>
        <w:rPr>
          <w:ins w:id="47" w:author="PLA" w:date="2019-01-28T12:59:00Z"/>
          <w:rFonts w:ascii="Cambria" w:hAnsi="Cambria"/>
        </w:rPr>
      </w:pPr>
      <w:ins w:id="48" w:author="PLA" w:date="2019-01-28T12:59:00Z">
        <w:r w:rsidRPr="0039261A">
          <w:rPr>
            <w:rFonts w:ascii="Cambria" w:hAnsi="Cambria"/>
          </w:rPr>
          <w:t>You are requested to han</w:t>
        </w:r>
        <w:r>
          <w:rPr>
            <w:rFonts w:ascii="Cambria" w:hAnsi="Cambria"/>
          </w:rPr>
          <w:t xml:space="preserve">d over all the property of the Company </w:t>
        </w:r>
        <w:r w:rsidRPr="0039261A">
          <w:rPr>
            <w:rFonts w:ascii="Cambria" w:hAnsi="Cambria"/>
          </w:rPr>
          <w:t>including files, correspondence, specifications, brochures, books and other documents of any nature whatsoever, to your Head of Department or to the person authorized by him. </w:t>
        </w:r>
      </w:ins>
    </w:p>
    <w:p w:rsidR="00CD5DD9" w:rsidRPr="0039261A" w:rsidRDefault="00CD5DD9" w:rsidP="00CD5DD9">
      <w:pPr>
        <w:jc w:val="both"/>
        <w:rPr>
          <w:ins w:id="49" w:author="PLA" w:date="2019-01-28T12:59:00Z"/>
          <w:rFonts w:ascii="Cambria" w:hAnsi="Cambria"/>
        </w:rPr>
      </w:pPr>
    </w:p>
    <w:p w:rsidR="00CD5DD9" w:rsidRPr="0039261A" w:rsidRDefault="00CD5DD9" w:rsidP="00CD5DD9">
      <w:pPr>
        <w:jc w:val="both"/>
        <w:rPr>
          <w:ins w:id="50" w:author="PLA" w:date="2019-01-28T12:59:00Z"/>
          <w:rFonts w:ascii="Cambria" w:hAnsi="Cambria"/>
        </w:rPr>
      </w:pPr>
    </w:p>
    <w:p w:rsidR="00CD5DD9" w:rsidRPr="0039261A" w:rsidRDefault="00CD5DD9" w:rsidP="00CD5DD9">
      <w:pPr>
        <w:jc w:val="both"/>
        <w:rPr>
          <w:ins w:id="51" w:author="PLA" w:date="2019-01-28T12:59:00Z"/>
          <w:rFonts w:ascii="Cambria" w:hAnsi="Cambria"/>
        </w:rPr>
      </w:pPr>
      <w:ins w:id="52" w:author="PLA" w:date="2019-01-28T12:59:00Z">
        <w:r w:rsidRPr="0039261A">
          <w:rPr>
            <w:rFonts w:ascii="Cambria" w:hAnsi="Cambria"/>
          </w:rPr>
          <w:t xml:space="preserve">We wish to re-emphasize that the </w:t>
        </w:r>
        <w:r>
          <w:rPr>
            <w:rFonts w:ascii="Cambria" w:hAnsi="Cambria"/>
          </w:rPr>
          <w:t xml:space="preserve">surviving </w:t>
        </w:r>
        <w:r w:rsidRPr="0039261A">
          <w:rPr>
            <w:rFonts w:ascii="Cambria" w:hAnsi="Cambria"/>
          </w:rPr>
          <w:t xml:space="preserve">clauses of your </w:t>
        </w:r>
        <w:r>
          <w:rPr>
            <w:rFonts w:ascii="Cambria" w:hAnsi="Cambria"/>
          </w:rPr>
          <w:t xml:space="preserve">Employment Agreement </w:t>
        </w:r>
        <w:r w:rsidRPr="0039261A">
          <w:rPr>
            <w:rFonts w:ascii="Cambria" w:hAnsi="Cambria"/>
          </w:rPr>
          <w:t xml:space="preserve">dated </w:t>
        </w:r>
        <w:r w:rsidRPr="0039261A">
          <w:rPr>
            <w:rFonts w:ascii="Cambria" w:hAnsi="Cambria"/>
            <w:highlight w:val="yellow"/>
          </w:rPr>
          <w:t>__/__/__</w:t>
        </w:r>
        <w:r w:rsidRPr="0039261A">
          <w:rPr>
            <w:rFonts w:ascii="Cambria" w:hAnsi="Cambria"/>
          </w:rPr>
          <w:t xml:space="preserve"> including the terms of Human Resource Manual and any other document binding upon you shall survive even after the termination of your employment with us. </w:t>
        </w:r>
      </w:ins>
    </w:p>
    <w:p w:rsidR="00171357" w:rsidRPr="0039261A" w:rsidRDefault="00171357" w:rsidP="00171357">
      <w:pPr>
        <w:rPr>
          <w:rFonts w:ascii="Cambria" w:hAnsi="Cambria" w:cs="Arial"/>
          <w:color w:val="000000"/>
        </w:rPr>
      </w:pPr>
    </w:p>
    <w:p w:rsidR="00171357" w:rsidRPr="0039261A" w:rsidRDefault="00171357" w:rsidP="00171357">
      <w:pPr>
        <w:jc w:val="both"/>
        <w:rPr>
          <w:rFonts w:ascii="Cambria" w:hAnsi="Cambria" w:cs="Arial"/>
          <w:color w:val="000000"/>
        </w:rPr>
      </w:pPr>
      <w:r w:rsidRPr="0039261A">
        <w:rPr>
          <w:rFonts w:ascii="Cambria" w:hAnsi="Cambria" w:cs="Arial"/>
          <w:color w:val="000000"/>
        </w:rPr>
        <w:t>Wishing you best of luck for your future assignments</w:t>
      </w:r>
      <w:ins w:id="53" w:author="PLA" w:date="2019-01-28T13:00:00Z">
        <w:r w:rsidR="00B5278C">
          <w:rPr>
            <w:rFonts w:ascii="Cambria" w:hAnsi="Cambria" w:cs="Arial"/>
            <w:color w:val="000000"/>
          </w:rPr>
          <w:t xml:space="preserve">. </w:t>
        </w:r>
      </w:ins>
    </w:p>
    <w:p w:rsidR="00171357" w:rsidRPr="0039261A" w:rsidRDefault="00171357" w:rsidP="00171357">
      <w:pPr>
        <w:jc w:val="both"/>
        <w:rPr>
          <w:rFonts w:ascii="Cambria" w:hAnsi="Cambria" w:cs="Arial"/>
        </w:rPr>
      </w:pPr>
    </w:p>
    <w:p w:rsidR="00171357" w:rsidRPr="0039261A" w:rsidRDefault="00171357" w:rsidP="00171357">
      <w:pPr>
        <w:rPr>
          <w:rFonts w:ascii="Cambria" w:hAnsi="Cambria" w:cs="Arial"/>
        </w:rPr>
      </w:pPr>
      <w:r w:rsidRPr="0039261A">
        <w:rPr>
          <w:rFonts w:ascii="Cambria" w:hAnsi="Cambria" w:cs="Arial"/>
        </w:rPr>
        <w:t>Thanking you,</w:t>
      </w:r>
    </w:p>
    <w:p w:rsidR="00171357" w:rsidRPr="0039261A" w:rsidDel="0039261A" w:rsidRDefault="00171357" w:rsidP="00171357">
      <w:pPr>
        <w:rPr>
          <w:del w:id="54" w:author="Sharmin Irani" w:date="2019-01-04T18:06:00Z"/>
          <w:rFonts w:ascii="Cambria" w:hAnsi="Cambria" w:cs="Arial"/>
        </w:rPr>
      </w:pPr>
    </w:p>
    <w:p w:rsidR="00171357" w:rsidRPr="0039261A" w:rsidDel="0039261A" w:rsidRDefault="00171357" w:rsidP="00171357">
      <w:pPr>
        <w:rPr>
          <w:del w:id="55" w:author="Sharmin Irani" w:date="2019-01-04T18:06:00Z"/>
          <w:rFonts w:ascii="Cambria" w:hAnsi="Cambria" w:cs="Arial"/>
        </w:rPr>
      </w:pPr>
    </w:p>
    <w:p w:rsidR="00171357" w:rsidRPr="0039261A" w:rsidDel="0039261A" w:rsidRDefault="00171357" w:rsidP="00171357">
      <w:pPr>
        <w:rPr>
          <w:del w:id="56" w:author="Sharmin Irani" w:date="2019-01-04T18:06:00Z"/>
          <w:rFonts w:ascii="Cambria" w:hAnsi="Cambria" w:cs="Arial"/>
        </w:rPr>
      </w:pPr>
    </w:p>
    <w:p w:rsidR="00000000" w:rsidRDefault="00A266B7">
      <w:pPr>
        <w:rPr>
          <w:rFonts w:ascii="Cambria" w:hAnsi="Cambria"/>
          <w:rPrChange w:id="57" w:author="Sharmin Irani" w:date="2019-01-04T18:03:00Z">
            <w:rPr>
              <w:rFonts w:ascii="Cambria" w:hAnsi="Cambria"/>
              <w:sz w:val="28"/>
              <w:szCs w:val="28"/>
            </w:rPr>
          </w:rPrChange>
        </w:rPr>
        <w:sectPr w:rsidR="00000000">
          <w:pgSz w:w="12240" w:h="15840"/>
          <w:pgMar w:top="1440" w:right="1800" w:bottom="1440" w:left="1800" w:header="720" w:footer="720" w:gutter="0"/>
          <w:cols w:space="720"/>
          <w:docGrid w:linePitch="360"/>
        </w:sectPr>
        <w:pPrChange w:id="58" w:author="Sharmin Irani" w:date="2019-01-04T18:06:00Z">
          <w:pPr>
            <w:ind w:firstLine="720"/>
          </w:pPr>
        </w:pPrChange>
      </w:pPr>
    </w:p>
    <w:p w:rsidR="00171357" w:rsidRPr="0039261A" w:rsidRDefault="00171357" w:rsidP="0039261A">
      <w:pPr>
        <w:ind w:left="709"/>
        <w:rPr>
          <w:rFonts w:ascii="Cambria" w:hAnsi="Cambria"/>
        </w:rPr>
      </w:pPr>
      <w:r w:rsidRPr="0039261A">
        <w:rPr>
          <w:rFonts w:ascii="Cambria" w:hAnsi="Cambria"/>
        </w:rPr>
        <w:lastRenderedPageBreak/>
        <w:t xml:space="preserve">For </w:t>
      </w:r>
      <w:r w:rsidR="00197957" w:rsidRPr="0039261A">
        <w:rPr>
          <w:rFonts w:ascii="Cambria" w:hAnsi="Cambria"/>
        </w:rPr>
        <w:t xml:space="preserve">Infinity Data Technologies </w:t>
      </w:r>
      <w:proofErr w:type="spellStart"/>
      <w:r w:rsidR="00197957" w:rsidRPr="0039261A">
        <w:rPr>
          <w:rFonts w:ascii="Cambria" w:hAnsi="Cambria"/>
        </w:rPr>
        <w:t>Pvt</w:t>
      </w:r>
      <w:proofErr w:type="spellEnd"/>
      <w:r w:rsidR="00197957" w:rsidRPr="0039261A">
        <w:rPr>
          <w:rFonts w:ascii="Cambria" w:hAnsi="Cambria"/>
        </w:rPr>
        <w:t xml:space="preserve"> Ltd</w:t>
      </w:r>
    </w:p>
    <w:p w:rsidR="00171357" w:rsidRPr="0039261A" w:rsidRDefault="00171357" w:rsidP="00171357">
      <w:pPr>
        <w:ind w:firstLine="360"/>
        <w:rPr>
          <w:rFonts w:ascii="Cambria" w:hAnsi="Cambria"/>
        </w:rPr>
      </w:pPr>
    </w:p>
    <w:p w:rsidR="00171357" w:rsidRPr="0039261A" w:rsidDel="0039261A" w:rsidRDefault="00171357" w:rsidP="00171357">
      <w:pPr>
        <w:ind w:firstLine="360"/>
        <w:rPr>
          <w:del w:id="59" w:author="Sharmin Irani" w:date="2019-01-04T18:06:00Z"/>
          <w:rFonts w:ascii="Cambria" w:hAnsi="Cambria"/>
        </w:rPr>
      </w:pPr>
    </w:p>
    <w:p w:rsidR="00171357" w:rsidRPr="0039261A" w:rsidDel="0039261A" w:rsidRDefault="00171357" w:rsidP="00171357">
      <w:pPr>
        <w:ind w:firstLine="360"/>
        <w:rPr>
          <w:del w:id="60" w:author="Sharmin Irani" w:date="2019-01-04T18:06:00Z"/>
          <w:rFonts w:ascii="Cambria" w:hAnsi="Cambria"/>
        </w:rPr>
      </w:pPr>
    </w:p>
    <w:p w:rsidR="00171357" w:rsidRPr="0039261A" w:rsidRDefault="00171357" w:rsidP="0039261A">
      <w:pPr>
        <w:rPr>
          <w:rFonts w:ascii="Cambria" w:hAnsi="Cambria"/>
        </w:rPr>
      </w:pPr>
    </w:p>
    <w:p w:rsidR="00171357" w:rsidRPr="0039261A" w:rsidRDefault="005E721D" w:rsidP="00171357">
      <w:pPr>
        <w:ind w:left="720"/>
        <w:rPr>
          <w:rFonts w:ascii="Cambria" w:hAnsi="Cambria" w:cs="Arial"/>
        </w:rPr>
      </w:pPr>
      <w:r w:rsidRPr="0039261A">
        <w:rPr>
          <w:rFonts w:ascii="Cambria" w:hAnsi="Cambria" w:cs="Arial"/>
        </w:rPr>
        <w:t>Sagar Kenkar</w:t>
      </w:r>
    </w:p>
    <w:p w:rsidR="00171357" w:rsidRPr="0039261A" w:rsidRDefault="005E721D" w:rsidP="00902099">
      <w:pPr>
        <w:ind w:left="720"/>
        <w:rPr>
          <w:rFonts w:ascii="Cambria" w:hAnsi="Cambria"/>
        </w:rPr>
      </w:pPr>
      <w:r w:rsidRPr="0039261A">
        <w:rPr>
          <w:rFonts w:ascii="Cambria" w:hAnsi="Cambria" w:cs="Arial"/>
        </w:rPr>
        <w:t>Manager-Human Resource</w:t>
      </w:r>
    </w:p>
    <w:p w:rsidR="00702553" w:rsidRDefault="00702553"/>
    <w:sectPr w:rsidR="00702553" w:rsidSect="009D3CAA">
      <w:type w:val="continuous"/>
      <w:pgSz w:w="12240" w:h="15840"/>
      <w:pgMar w:top="1620" w:right="1800" w:bottom="1008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notTrueType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</w:fonts>
</file>

<file path=word/people.xml><?xml version="1.0" encoding="utf-8"?>
<w15:people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15:person w15:author="Sharmin Irani">
    <w15:presenceInfo w15:providerId="AD" w15:userId="S-1-5-21-2662844166-1673366478-657738768-1216"/>
  </w15:person>
  <w15:person w15:author="Rajashri Jadhav">
    <w15:presenceInfo w15:providerId="AD" w15:userId="S-1-5-21-2616265894-603217847-191491103-1130"/>
  </w15:person>
  <w15:person w15:author="PLA">
    <w15:presenceInfo w15:providerId="None" w15:userId="PLA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attachedTemplate r:id="rId1"/>
  <w:trackRevisions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97957"/>
    <w:rsid w:val="000B7A0C"/>
    <w:rsid w:val="000D0B94"/>
    <w:rsid w:val="00171357"/>
    <w:rsid w:val="00197957"/>
    <w:rsid w:val="001B4649"/>
    <w:rsid w:val="003675F6"/>
    <w:rsid w:val="0039261A"/>
    <w:rsid w:val="003A2414"/>
    <w:rsid w:val="003F1770"/>
    <w:rsid w:val="004665CD"/>
    <w:rsid w:val="00484F25"/>
    <w:rsid w:val="004F3543"/>
    <w:rsid w:val="005E721D"/>
    <w:rsid w:val="00636308"/>
    <w:rsid w:val="00702553"/>
    <w:rsid w:val="00801124"/>
    <w:rsid w:val="00902099"/>
    <w:rsid w:val="009F413E"/>
    <w:rsid w:val="00A266B7"/>
    <w:rsid w:val="00B22F71"/>
    <w:rsid w:val="00B3113D"/>
    <w:rsid w:val="00B5278C"/>
    <w:rsid w:val="00CD5DD9"/>
    <w:rsid w:val="00EF63E3"/>
    <w:rsid w:val="00F96A0A"/>
    <w:rsid w:val="00FA18CD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docId w15:val="{9DA4E772-C204-4F3E-8CA8-350F3AA752D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171357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4665CD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4665CD"/>
    <w:rPr>
      <w:rFonts w:ascii="Segoe UI" w:eastAsia="Times New Roman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microsoft.com/office/2011/relationships/people" Target="people.xml"/><Relationship Id="rId4" Type="http://schemas.openxmlformats.org/officeDocument/2006/relationships/fontTable" Target="fontTable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D:\Web%20Hosting\InfinityERP\Templates\Relieving%20letter%20-%20revised.dotx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Relieving letter - revised</Template>
  <TotalTime>5</TotalTime>
  <Pages>1</Pages>
  <Words>207</Words>
  <Characters>1182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1387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Windows User</dc:creator>
  <cp:lastModifiedBy>Rajashri Jadhav</cp:lastModifiedBy>
  <cp:revision>6</cp:revision>
  <dcterms:created xsi:type="dcterms:W3CDTF">2020-06-04T06:04:00Z</dcterms:created>
  <dcterms:modified xsi:type="dcterms:W3CDTF">2020-06-05T08:43:00Z</dcterms:modified>
</cp:coreProperties>
</file>